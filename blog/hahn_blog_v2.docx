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895BD" w14:textId="3156EA87" w:rsidR="00BD7AF2" w:rsidRDefault="00BD7AF2" w:rsidP="00BD7AF2">
      <w:r>
        <w:t>In-Database Retrieval Augmented Generation (RAG) using Select</w:t>
      </w:r>
      <w:ins w:id="0" w:author="Mark Hornick" w:date="2025-07-03T18:47:00Z">
        <w:r w:rsidR="00305E2D">
          <w:t xml:space="preserve"> </w:t>
        </w:r>
      </w:ins>
      <w:del w:id="1" w:author="Mark Hornick" w:date="2025-07-03T18:47:00Z">
        <w:r w:rsidDel="00305E2D">
          <w:delText>-</w:delText>
        </w:r>
      </w:del>
      <w:r>
        <w:t>AI</w:t>
      </w:r>
      <w:ins w:id="2" w:author="Mark Hornick" w:date="2025-07-03T18:47:00Z">
        <w:r w:rsidR="00305E2D">
          <w:t xml:space="preserve"> </w:t>
        </w:r>
      </w:ins>
      <w:del w:id="3" w:author="Mark Hornick" w:date="2025-07-03T18:47:00Z">
        <w:r w:rsidDel="00305E2D">
          <w:delText>-</w:delText>
        </w:r>
      </w:del>
      <w:r>
        <w:t xml:space="preserve">RAG in </w:t>
      </w:r>
      <w:r w:rsidR="00C6290B">
        <w:t>Oracle</w:t>
      </w:r>
      <w:del w:id="4" w:author="Mark Hornick" w:date="2025-07-03T18:47:00Z">
        <w:r w:rsidR="00C6290B" w:rsidDel="00305E2D">
          <w:delText>’s</w:delText>
        </w:r>
      </w:del>
      <w:r w:rsidR="00C6290B">
        <w:t xml:space="preserve"> </w:t>
      </w:r>
      <w:r>
        <w:t>Autonomous Data</w:t>
      </w:r>
      <w:ins w:id="5" w:author="Mark Hornick" w:date="2025-07-03T18:48:00Z">
        <w:r w:rsidR="00305E2D">
          <w:t>base</w:t>
        </w:r>
      </w:ins>
      <w:del w:id="6" w:author="Mark Hornick" w:date="2025-07-03T18:47:00Z">
        <w:r w:rsidDel="00305E2D">
          <w:delText xml:space="preserve"> Warehouse </w:delText>
        </w:r>
      </w:del>
    </w:p>
    <w:p w14:paraId="6C577BBD" w14:textId="77777777" w:rsidR="00BD7AF2" w:rsidRDefault="00BD7AF2" w:rsidP="00BD7AF2"/>
    <w:p w14:paraId="374551D9" w14:textId="00B2873C" w:rsidR="00BD7AF2" w:rsidRDefault="00BD7AF2" w:rsidP="00BD7AF2">
      <w:r>
        <w:t>By Joe Hahn &amp; Kevin Ortiz</w:t>
      </w:r>
    </w:p>
    <w:p w14:paraId="5FF541E4" w14:textId="4B7D3D2D" w:rsidR="00133FDD" w:rsidRDefault="00133FDD"/>
    <w:p w14:paraId="1E629D54" w14:textId="11CF839A" w:rsidR="00926B8B" w:rsidRDefault="00E27022">
      <w:hyperlink r:id="rId7" w:history="1">
        <w:r w:rsidRPr="00E41186">
          <w:rPr>
            <w:rStyle w:val="Hyperlink"/>
          </w:rPr>
          <w:t>Retrieval Augmented Generation</w:t>
        </w:r>
      </w:hyperlink>
      <w:r>
        <w:t xml:space="preserve"> (RAG) </w:t>
      </w:r>
      <w:r w:rsidR="00A86FCA">
        <w:t>is a</w:t>
      </w:r>
      <w:ins w:id="7" w:author="Mark Hornick" w:date="2025-07-03T18:48:00Z">
        <w:r w:rsidR="00305E2D">
          <w:t xml:space="preserve"> </w:t>
        </w:r>
      </w:ins>
      <w:ins w:id="8" w:author="Mark Hornick" w:date="2025-07-04T12:10:00Z">
        <w:r w:rsidR="00820F4F">
          <w:t>technique</w:t>
        </w:r>
      </w:ins>
      <w:ins w:id="9" w:author="Mark Hornick" w:date="2025-07-03T18:48:00Z">
        <w:r w:rsidR="00305E2D">
          <w:t xml:space="preserve"> </w:t>
        </w:r>
      </w:ins>
      <w:del w:id="10" w:author="Mark Hornick" w:date="2025-07-03T18:48:00Z">
        <w:r w:rsidR="00A86FCA" w:rsidDel="00305E2D">
          <w:delText xml:space="preserve"> tool </w:delText>
        </w:r>
      </w:del>
      <w:r w:rsidR="00A86FCA">
        <w:t>that</w:t>
      </w:r>
      <w:ins w:id="11" w:author="Joe Hahn" w:date="2025-07-07T15:32:00Z" w16du:dateUtc="2025-07-07T20:32:00Z">
        <w:r w:rsidR="00F81CB1">
          <w:t xml:space="preserve"> </w:t>
        </w:r>
      </w:ins>
      <w:del w:id="12" w:author="Joe Hahn" w:date="2025-07-07T14:51:00Z" w16du:dateUtc="2025-07-07T19:51:00Z">
        <w:r w:rsidR="00A86FCA" w:rsidDel="00FE5D04">
          <w:delText xml:space="preserve"> </w:delText>
        </w:r>
        <w:r w:rsidDel="00FE5D04">
          <w:delText>allows one</w:delText>
        </w:r>
      </w:del>
      <w:del w:id="13" w:author="Joe Hahn" w:date="2025-07-07T15:33:00Z" w16du:dateUtc="2025-07-07T20:33:00Z">
        <w:r w:rsidDel="00633A82">
          <w:delText xml:space="preserve"> </w:delText>
        </w:r>
      </w:del>
      <w:ins w:id="14" w:author="Joe Hahn" w:date="2025-07-07T14:51:00Z" w16du:dateUtc="2025-07-07T19:51:00Z">
        <w:r w:rsidR="00FE5D04">
          <w:t xml:space="preserve">uses a Large Language Model (LLM) </w:t>
        </w:r>
      </w:ins>
      <w:r>
        <w:t>to</w:t>
      </w:r>
      <w:ins w:id="15" w:author="Joe Hahn" w:date="2025-07-07T15:36:00Z" w16du:dateUtc="2025-07-07T20:36:00Z">
        <w:r w:rsidR="007574A5">
          <w:t xml:space="preserve"> </w:t>
        </w:r>
      </w:ins>
      <w:ins w:id="16" w:author="Joe Hahn" w:date="2025-07-07T15:39:00Z" w16du:dateUtc="2025-07-07T20:39:00Z">
        <w:r w:rsidR="007574A5">
          <w:t>formulate</w:t>
        </w:r>
      </w:ins>
      <w:ins w:id="17" w:author="Joe Hahn" w:date="2025-07-07T15:36:00Z" w16du:dateUtc="2025-07-07T20:36:00Z">
        <w:r w:rsidR="007574A5">
          <w:t xml:space="preserve"> </w:t>
        </w:r>
      </w:ins>
      <w:ins w:id="18" w:author="Joe Hahn" w:date="2025-07-07T14:52:00Z" w16du:dateUtc="2025-07-07T19:52:00Z">
        <w:r w:rsidR="00FE5D04">
          <w:t>answer</w:t>
        </w:r>
      </w:ins>
      <w:ins w:id="19" w:author="Joe Hahn" w:date="2025-07-07T14:53:00Z" w16du:dateUtc="2025-07-07T19:53:00Z">
        <w:r w:rsidR="00FE5D04">
          <w:t>s</w:t>
        </w:r>
      </w:ins>
      <w:ins w:id="20" w:author="Joe Hahn" w:date="2025-07-07T14:52:00Z" w16du:dateUtc="2025-07-07T19:52:00Z">
        <w:r w:rsidR="00FE5D04">
          <w:t xml:space="preserve"> </w:t>
        </w:r>
      </w:ins>
      <w:ins w:id="21" w:author="Joe Hahn" w:date="2025-07-07T15:23:00Z" w16du:dateUtc="2025-07-07T20:23:00Z">
        <w:r w:rsidR="00F81CB1">
          <w:t xml:space="preserve">to </w:t>
        </w:r>
      </w:ins>
      <w:ins w:id="22" w:author="Joe Hahn" w:date="2025-07-07T14:52:00Z" w16du:dateUtc="2025-07-07T19:52:00Z">
        <w:r w:rsidR="00FE5D04">
          <w:t>questions</w:t>
        </w:r>
      </w:ins>
      <w:ins w:id="23" w:author="Joe Hahn" w:date="2025-07-07T14:53:00Z" w16du:dateUtc="2025-07-07T19:53:00Z">
        <w:r w:rsidR="00FE5D04">
          <w:t xml:space="preserve"> that </w:t>
        </w:r>
      </w:ins>
      <w:ins w:id="24" w:author="Joe Hahn" w:date="2025-07-07T15:23:00Z" w16du:dateUtc="2025-07-07T20:23:00Z">
        <w:r w:rsidR="00F81CB1">
          <w:t xml:space="preserve">users </w:t>
        </w:r>
      </w:ins>
      <w:ins w:id="25" w:author="Joe Hahn" w:date="2025-07-08T11:40:00Z" w16du:dateUtc="2025-07-08T16:40:00Z">
        <w:r w:rsidR="00476F72">
          <w:t xml:space="preserve">can </w:t>
        </w:r>
      </w:ins>
      <w:ins w:id="26" w:author="Joe Hahn" w:date="2025-07-07T15:23:00Z" w16du:dateUtc="2025-07-07T20:23:00Z">
        <w:r w:rsidR="00F81CB1">
          <w:t>ask</w:t>
        </w:r>
      </w:ins>
      <w:ins w:id="27" w:author="Joe Hahn" w:date="2025-07-07T14:53:00Z" w16du:dateUtc="2025-07-07T19:53:00Z">
        <w:r w:rsidR="00FE5D04">
          <w:t xml:space="preserve"> of </w:t>
        </w:r>
      </w:ins>
      <w:del w:id="28" w:author="Joe Hahn" w:date="2025-07-07T14:52:00Z" w16du:dateUtc="2025-07-07T19:52:00Z">
        <w:r w:rsidDel="00FE5D04">
          <w:delText xml:space="preserve"> </w:delText>
        </w:r>
        <w:commentRangeStart w:id="29"/>
        <w:commentRangeStart w:id="30"/>
        <w:r w:rsidDel="00FE5D04">
          <w:delText xml:space="preserve">swiftly </w:delText>
        </w:r>
      </w:del>
      <w:del w:id="31" w:author="Joe Hahn" w:date="2025-07-07T14:50:00Z" w16du:dateUtc="2025-07-07T19:50:00Z">
        <w:r w:rsidR="00C83266" w:rsidDel="00FE5D04">
          <w:delText>extract</w:delText>
        </w:r>
        <w:r w:rsidDel="00FE5D04">
          <w:delText xml:space="preserve"> desire</w:delText>
        </w:r>
      </w:del>
      <w:del w:id="32" w:author="Joe Hahn" w:date="2025-07-07T14:49:00Z" w16du:dateUtc="2025-07-07T19:49:00Z">
        <w:r w:rsidDel="00FE5D04">
          <w:delText>d</w:delText>
        </w:r>
      </w:del>
      <w:del w:id="33" w:author="Joe Hahn" w:date="2025-07-07T14:52:00Z" w16du:dateUtc="2025-07-07T19:52:00Z">
        <w:r w:rsidDel="00FE5D04">
          <w:delText xml:space="preserve"> </w:delText>
        </w:r>
      </w:del>
      <w:del w:id="34" w:author="Joe Hahn" w:date="2025-07-07T14:50:00Z" w16du:dateUtc="2025-07-07T19:50:00Z">
        <w:r w:rsidDel="00FE5D04">
          <w:delText>facts</w:delText>
        </w:r>
      </w:del>
      <w:commentRangeEnd w:id="29"/>
      <w:del w:id="35" w:author="Joe Hahn" w:date="2025-07-07T14:52:00Z" w16du:dateUtc="2025-07-07T19:52:00Z">
        <w:r w:rsidR="006B1656" w:rsidDel="00FE5D04">
          <w:rPr>
            <w:rStyle w:val="CommentReference"/>
          </w:rPr>
          <w:commentReference w:id="29"/>
        </w:r>
        <w:commentRangeEnd w:id="30"/>
        <w:r w:rsidR="006B1656" w:rsidDel="00FE5D04">
          <w:rPr>
            <w:rStyle w:val="CommentReference"/>
          </w:rPr>
          <w:commentReference w:id="30"/>
        </w:r>
        <w:r w:rsidDel="00FE5D04">
          <w:delText xml:space="preserve"> </w:delText>
        </w:r>
        <w:r w:rsidR="00DC0744" w:rsidDel="00FE5D04">
          <w:delText>f</w:delText>
        </w:r>
      </w:del>
      <w:del w:id="36" w:author="Joe Hahn" w:date="2025-07-07T14:53:00Z" w16du:dateUtc="2025-07-07T19:53:00Z">
        <w:r w:rsidR="00DC0744" w:rsidDel="00FE5D04">
          <w:delText>rom</w:delText>
        </w:r>
      </w:del>
      <w:ins w:id="37" w:author="Joe Hahn" w:date="2025-07-07T15:36:00Z" w16du:dateUtc="2025-07-07T20:36:00Z">
        <w:r w:rsidR="007574A5">
          <w:t>their</w:t>
        </w:r>
      </w:ins>
      <w:del w:id="38" w:author="Joe Hahn" w:date="2025-07-07T14:53:00Z" w16du:dateUtc="2025-07-07T19:53:00Z">
        <w:r w:rsidDel="00FE5D04">
          <w:delText xml:space="preserve"> </w:delText>
        </w:r>
      </w:del>
      <w:del w:id="39" w:author="Joe Hahn" w:date="2025-07-07T15:36:00Z" w16du:dateUtc="2025-07-07T20:36:00Z">
        <w:r w:rsidDel="007574A5">
          <w:delText>a large</w:delText>
        </w:r>
      </w:del>
      <w:r>
        <w:t xml:space="preserve"> corpus of unstructured </w:t>
      </w:r>
      <w:ins w:id="40" w:author="Joe Hahn" w:date="2025-07-07T15:34:00Z" w16du:dateUtc="2025-07-07T20:34:00Z">
        <w:r w:rsidR="00633A82">
          <w:t xml:space="preserve">business </w:t>
        </w:r>
      </w:ins>
      <w:r>
        <w:t xml:space="preserve">documents. </w:t>
      </w:r>
      <w:del w:id="41" w:author="Mark Hornick" w:date="2025-07-03T18:48:00Z">
        <w:r w:rsidR="00A86FCA" w:rsidDel="00305E2D">
          <w:delText xml:space="preserve">Which </w:delText>
        </w:r>
      </w:del>
      <w:ins w:id="42" w:author="Joe Hahn" w:date="2025-07-07T22:25:00Z" w16du:dateUtc="2025-07-08T03:25:00Z">
        <w:r w:rsidR="00FF7672">
          <w:t>RAG</w:t>
        </w:r>
      </w:ins>
      <w:ins w:id="43" w:author="Mark Hornick" w:date="2025-07-03T18:48:00Z">
        <w:del w:id="44" w:author="Joe Hahn" w:date="2025-07-07T22:25:00Z" w16du:dateUtc="2025-07-08T03:25:00Z">
          <w:r w:rsidR="00305E2D" w:rsidDel="00FF7672">
            <w:delText>This</w:delText>
          </w:r>
        </w:del>
        <w:r w:rsidR="00305E2D">
          <w:t xml:space="preserve"> </w:t>
        </w:r>
      </w:ins>
      <w:r w:rsidR="00A86FCA">
        <w:t xml:space="preserve">is </w:t>
      </w:r>
      <w:ins w:id="45" w:author="Joe Hahn" w:date="2025-07-07T22:25:00Z" w16du:dateUtc="2025-07-08T03:25:00Z">
        <w:r w:rsidR="00FF7672">
          <w:t xml:space="preserve">also </w:t>
        </w:r>
      </w:ins>
      <w:del w:id="46" w:author="Mark Hornick" w:date="2025-07-03T18:48:00Z">
        <w:r w:rsidR="00A86FCA" w:rsidDel="00305E2D">
          <w:delText xml:space="preserve">very </w:delText>
        </w:r>
      </w:del>
      <w:r w:rsidR="00A86FCA">
        <w:t>relevant to business operations</w:t>
      </w:r>
      <w:del w:id="47" w:author="Mark Hornick" w:date="2025-07-03T18:49:00Z">
        <w:r w:rsidR="00A86FCA" w:rsidDel="00305E2D">
          <w:delText>,</w:delText>
        </w:r>
      </w:del>
      <w:r w:rsidR="00A86FCA">
        <w:t xml:space="preserve"> </w:t>
      </w:r>
      <w:r w:rsidR="000C1E54">
        <w:t>because</w:t>
      </w:r>
      <w:r w:rsidR="00A86FCA">
        <w:t xml:space="preserve"> e</w:t>
      </w:r>
      <w:r w:rsidR="00C6290B">
        <w:t xml:space="preserve">mployees </w:t>
      </w:r>
      <w:r w:rsidR="007B1017">
        <w:t xml:space="preserve">are consumers of </w:t>
      </w:r>
      <w:r w:rsidR="009D1A23">
        <w:t>business data</w:t>
      </w:r>
      <w:ins w:id="48" w:author="Joe Hahn" w:date="2025-07-10T17:33:00Z" w16du:dateUtc="2025-07-10T21:33:00Z">
        <w:r w:rsidR="00DC25CB">
          <w:t>,</w:t>
        </w:r>
      </w:ins>
      <w:r w:rsidR="00A0195F">
        <w:t xml:space="preserve"> </w:t>
      </w:r>
      <w:r w:rsidR="00A86DD2">
        <w:t xml:space="preserve">and </w:t>
      </w:r>
      <w:r w:rsidR="00A0195F">
        <w:t>th</w:t>
      </w:r>
      <w:r w:rsidR="00A86DD2">
        <w:t>ey</w:t>
      </w:r>
      <w:r w:rsidR="00A803E7">
        <w:t xml:space="preserve"> </w:t>
      </w:r>
      <w:r w:rsidR="00292317">
        <w:t>rely</w:t>
      </w:r>
      <w:r w:rsidR="009D1A23">
        <w:t xml:space="preserve"> upon</w:t>
      </w:r>
      <w:r w:rsidR="000C1E54">
        <w:t xml:space="preserve"> their</w:t>
      </w:r>
      <w:r w:rsidR="009D1A23">
        <w:t xml:space="preserve"> </w:t>
      </w:r>
      <w:r w:rsidR="00C6290B">
        <w:t>internal</w:t>
      </w:r>
      <w:r w:rsidR="009D1A23">
        <w:t>ly</w:t>
      </w:r>
      <w:r w:rsidR="00DC0744">
        <w:t xml:space="preserve"> </w:t>
      </w:r>
      <w:r w:rsidR="009D1A23">
        <w:t>published</w:t>
      </w:r>
      <w:r w:rsidR="00C6290B">
        <w:t xml:space="preserve"> facts</w:t>
      </w:r>
      <w:r w:rsidR="009D1A23">
        <w:t xml:space="preserve"> </w:t>
      </w:r>
      <w:r w:rsidR="00C6290B">
        <w:t xml:space="preserve">to </w:t>
      </w:r>
      <w:r w:rsidR="00DC1D0C">
        <w:t>fulfill</w:t>
      </w:r>
      <w:r w:rsidR="00A803E7">
        <w:t xml:space="preserve"> </w:t>
      </w:r>
      <w:r w:rsidR="00C6290B">
        <w:t>their duties</w:t>
      </w:r>
      <w:r w:rsidR="007B1017">
        <w:t xml:space="preserve">. </w:t>
      </w:r>
      <w:r w:rsidR="009D1A23">
        <w:t>And it is th</w:t>
      </w:r>
      <w:r w:rsidR="006B6D6D">
        <w:t>ose</w:t>
      </w:r>
      <w:r w:rsidR="009D1A23">
        <w:t xml:space="preserve"> h</w:t>
      </w:r>
      <w:r w:rsidR="007B1017">
        <w:t>igh-value</w:t>
      </w:r>
      <w:r w:rsidR="00C6290B">
        <w:t xml:space="preserve"> </w:t>
      </w:r>
      <w:r w:rsidR="007B1017">
        <w:t xml:space="preserve">employees </w:t>
      </w:r>
      <w:r w:rsidR="00C6290B">
        <w:t>that</w:t>
      </w:r>
      <w:r w:rsidR="006B6D6D">
        <w:t xml:space="preserve"> </w:t>
      </w:r>
      <w:r w:rsidR="00DC0744">
        <w:t xml:space="preserve">also </w:t>
      </w:r>
      <w:r w:rsidR="007B1017">
        <w:t xml:space="preserve">spend significant </w:t>
      </w:r>
      <w:r w:rsidR="00DC0744">
        <w:t>t</w:t>
      </w:r>
      <w:r w:rsidR="00C6290B">
        <w:t>ime searching</w:t>
      </w:r>
      <w:r w:rsidR="007B1017">
        <w:t xml:space="preserve"> </w:t>
      </w:r>
      <w:r w:rsidR="006B6D6D">
        <w:t xml:space="preserve">their </w:t>
      </w:r>
      <w:r w:rsidR="007B1017">
        <w:t xml:space="preserve">business data </w:t>
      </w:r>
      <w:r w:rsidR="009D1A23">
        <w:t xml:space="preserve">that </w:t>
      </w:r>
      <w:r w:rsidR="00475070">
        <w:t>can</w:t>
      </w:r>
      <w:r w:rsidR="007B1017">
        <w:t xml:space="preserve"> benefit </w:t>
      </w:r>
      <w:r w:rsidR="00475070">
        <w:t>greatly</w:t>
      </w:r>
      <w:r w:rsidR="009D1A23">
        <w:t xml:space="preserve"> </w:t>
      </w:r>
      <w:r w:rsidR="007B1017">
        <w:t xml:space="preserve">from RAG. </w:t>
      </w:r>
      <w:r w:rsidR="00926B8B">
        <w:t xml:space="preserve">Consider these </w:t>
      </w:r>
      <w:r w:rsidR="007B1017">
        <w:t>common</w:t>
      </w:r>
      <w:r w:rsidR="00926B8B">
        <w:t xml:space="preserve"> scenarios:</w:t>
      </w:r>
      <w:r w:rsidR="00A86FCA">
        <w:br/>
      </w:r>
    </w:p>
    <w:p w14:paraId="281C52B2" w14:textId="4D2D61CE" w:rsidR="00926B8B" w:rsidRDefault="00926B8B" w:rsidP="00926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C1D0C">
        <w:rPr>
          <w:rFonts w:ascii="Times New Roman" w:hAnsi="Times New Roman" w:cs="Times New Roman"/>
        </w:rPr>
        <w:t>Maintenance personnel at</w:t>
      </w:r>
      <w:r w:rsidR="00C6290B" w:rsidRPr="00DC1D0C">
        <w:rPr>
          <w:rFonts w:ascii="Times New Roman" w:hAnsi="Times New Roman" w:cs="Times New Roman"/>
        </w:rPr>
        <w:t xml:space="preserve"> </w:t>
      </w:r>
      <w:r w:rsidR="009D1A23" w:rsidRPr="00DC1D0C">
        <w:rPr>
          <w:rFonts w:ascii="Times New Roman" w:hAnsi="Times New Roman" w:cs="Times New Roman"/>
        </w:rPr>
        <w:t xml:space="preserve">a </w:t>
      </w:r>
      <w:r w:rsidRPr="00DC1D0C">
        <w:rPr>
          <w:rFonts w:ascii="Times New Roman" w:hAnsi="Times New Roman" w:cs="Times New Roman"/>
        </w:rPr>
        <w:t xml:space="preserve">manufacturing firm </w:t>
      </w:r>
      <w:r w:rsidR="006F606C">
        <w:rPr>
          <w:rFonts w:ascii="Times New Roman" w:hAnsi="Times New Roman" w:cs="Times New Roman"/>
        </w:rPr>
        <w:t xml:space="preserve">that </w:t>
      </w:r>
      <w:r w:rsidR="00C6290B" w:rsidRPr="00DC1D0C">
        <w:rPr>
          <w:rFonts w:ascii="Times New Roman" w:hAnsi="Times New Roman" w:cs="Times New Roman"/>
        </w:rPr>
        <w:t xml:space="preserve">must </w:t>
      </w:r>
      <w:r w:rsidRPr="00DC1D0C">
        <w:rPr>
          <w:rFonts w:ascii="Times New Roman" w:hAnsi="Times New Roman" w:cs="Times New Roman"/>
        </w:rPr>
        <w:t>quickly troubleshoot</w:t>
      </w:r>
      <w:r w:rsidR="00C6290B" w:rsidRPr="00DC1D0C">
        <w:rPr>
          <w:rFonts w:ascii="Times New Roman" w:hAnsi="Times New Roman" w:cs="Times New Roman"/>
        </w:rPr>
        <w:t xml:space="preserve"> issues</w:t>
      </w:r>
      <w:r w:rsidR="007B1017" w:rsidRPr="00DC1D0C">
        <w:rPr>
          <w:rFonts w:ascii="Times New Roman" w:hAnsi="Times New Roman" w:cs="Times New Roman"/>
        </w:rPr>
        <w:t xml:space="preserve"> </w:t>
      </w:r>
      <w:r w:rsidR="00DC0744" w:rsidRPr="00DC1D0C">
        <w:rPr>
          <w:rFonts w:ascii="Times New Roman" w:hAnsi="Times New Roman" w:cs="Times New Roman"/>
        </w:rPr>
        <w:t>across</w:t>
      </w:r>
      <w:r w:rsidR="00C83266" w:rsidRPr="00DC1D0C">
        <w:rPr>
          <w:rFonts w:ascii="Times New Roman" w:hAnsi="Times New Roman" w:cs="Times New Roman"/>
        </w:rPr>
        <w:t xml:space="preserve"> </w:t>
      </w:r>
      <w:r w:rsidR="00A803E7" w:rsidRPr="00DC1D0C">
        <w:rPr>
          <w:rFonts w:ascii="Times New Roman" w:hAnsi="Times New Roman" w:cs="Times New Roman"/>
        </w:rPr>
        <w:t>a wide</w:t>
      </w:r>
      <w:r w:rsidR="009D1A23" w:rsidRPr="00DC1D0C">
        <w:rPr>
          <w:rFonts w:ascii="Times New Roman" w:hAnsi="Times New Roman" w:cs="Times New Roman"/>
        </w:rPr>
        <w:t xml:space="preserve"> varie</w:t>
      </w:r>
      <w:r w:rsidR="00A803E7" w:rsidRPr="00DC1D0C">
        <w:rPr>
          <w:rFonts w:ascii="Times New Roman" w:hAnsi="Times New Roman" w:cs="Times New Roman"/>
        </w:rPr>
        <w:t>ty of</w:t>
      </w:r>
      <w:r w:rsidR="00C6290B" w:rsidRPr="00DC1D0C">
        <w:rPr>
          <w:rFonts w:ascii="Times New Roman" w:hAnsi="Times New Roman" w:cs="Times New Roman"/>
        </w:rPr>
        <w:t xml:space="preserve"> production equipment</w:t>
      </w:r>
      <w:r w:rsidR="007B1017" w:rsidRPr="00DC1D0C">
        <w:rPr>
          <w:rFonts w:ascii="Times New Roman" w:hAnsi="Times New Roman" w:cs="Times New Roman"/>
        </w:rPr>
        <w:t xml:space="preserve">. </w:t>
      </w:r>
      <w:r w:rsidR="009D1A23" w:rsidRPr="00DC1D0C">
        <w:rPr>
          <w:rFonts w:ascii="Times New Roman" w:hAnsi="Times New Roman" w:cs="Times New Roman"/>
        </w:rPr>
        <w:t>A</w:t>
      </w:r>
      <w:r w:rsidR="00C83266" w:rsidRPr="00DC1D0C">
        <w:rPr>
          <w:rFonts w:ascii="Times New Roman" w:hAnsi="Times New Roman" w:cs="Times New Roman"/>
        </w:rPr>
        <w:t xml:space="preserve"> </w:t>
      </w:r>
      <w:commentRangeStart w:id="49"/>
      <w:r w:rsidR="000C7CBD" w:rsidRPr="00DC1D0C">
        <w:rPr>
          <w:rFonts w:ascii="Times New Roman" w:hAnsi="Times New Roman" w:cs="Times New Roman"/>
        </w:rPr>
        <w:t xml:space="preserve">RAG </w:t>
      </w:r>
      <w:ins w:id="50" w:author="Joe Hahn" w:date="2025-07-07T14:54:00Z" w16du:dateUtc="2025-07-07T19:54:00Z">
        <w:r w:rsidR="00FE5D04">
          <w:rPr>
            <w:rFonts w:ascii="Times New Roman" w:hAnsi="Times New Roman" w:cs="Times New Roman"/>
          </w:rPr>
          <w:t>solution</w:t>
        </w:r>
      </w:ins>
      <w:del w:id="51" w:author="Joe Hahn" w:date="2025-07-07T14:54:00Z" w16du:dateUtc="2025-07-07T19:54:00Z">
        <w:r w:rsidR="009D1A23" w:rsidRPr="00DC1D0C" w:rsidDel="00FE5D04">
          <w:rPr>
            <w:rFonts w:ascii="Times New Roman" w:hAnsi="Times New Roman" w:cs="Times New Roman"/>
          </w:rPr>
          <w:delText>knowledge base</w:delText>
        </w:r>
      </w:del>
      <w:r w:rsidR="009D1A23" w:rsidRPr="00DC1D0C">
        <w:rPr>
          <w:rFonts w:ascii="Times New Roman" w:hAnsi="Times New Roman" w:cs="Times New Roman"/>
        </w:rPr>
        <w:t xml:space="preserve"> </w:t>
      </w:r>
      <w:commentRangeEnd w:id="49"/>
      <w:r w:rsidR="006B1656">
        <w:rPr>
          <w:rStyle w:val="CommentReference"/>
          <w:rFonts w:ascii="Times New Roman" w:eastAsia="Times New Roman" w:hAnsi="Times New Roman" w:cs="Times New Roman"/>
          <w:kern w:val="0"/>
          <w14:ligatures w14:val="none"/>
        </w:rPr>
        <w:commentReference w:id="49"/>
      </w:r>
      <w:r w:rsidR="009D1A23" w:rsidRPr="00DC1D0C">
        <w:rPr>
          <w:rFonts w:ascii="Times New Roman" w:hAnsi="Times New Roman" w:cs="Times New Roman"/>
        </w:rPr>
        <w:t>built up</w:t>
      </w:r>
      <w:r w:rsidR="000C7CBD" w:rsidRPr="00DC1D0C">
        <w:rPr>
          <w:rFonts w:ascii="Times New Roman" w:hAnsi="Times New Roman" w:cs="Times New Roman"/>
        </w:rPr>
        <w:t>on th</w:t>
      </w:r>
      <w:r w:rsidR="00DC0744" w:rsidRPr="00DC1D0C">
        <w:rPr>
          <w:rFonts w:ascii="Times New Roman" w:hAnsi="Times New Roman" w:cs="Times New Roman"/>
        </w:rPr>
        <w:t xml:space="preserve">e </w:t>
      </w:r>
      <w:r w:rsidR="00757C44" w:rsidRPr="00DC1D0C">
        <w:rPr>
          <w:rFonts w:ascii="Times New Roman" w:hAnsi="Times New Roman" w:cs="Times New Roman"/>
        </w:rPr>
        <w:t>production line</w:t>
      </w:r>
      <w:r w:rsidR="00DC0744" w:rsidRPr="00DC1D0C">
        <w:rPr>
          <w:rFonts w:ascii="Times New Roman" w:hAnsi="Times New Roman" w:cs="Times New Roman"/>
        </w:rPr>
        <w:t>’</w:t>
      </w:r>
      <w:r w:rsidR="00757C44" w:rsidRPr="00DC1D0C">
        <w:rPr>
          <w:rFonts w:ascii="Times New Roman" w:hAnsi="Times New Roman" w:cs="Times New Roman"/>
        </w:rPr>
        <w:t xml:space="preserve">s </w:t>
      </w:r>
      <w:r w:rsidR="000C7CBD" w:rsidRPr="00DC1D0C">
        <w:rPr>
          <w:rFonts w:ascii="Times New Roman" w:hAnsi="Times New Roman" w:cs="Times New Roman"/>
        </w:rPr>
        <w:t>many equipment manuals</w:t>
      </w:r>
      <w:r w:rsidR="009D1A23" w:rsidRPr="00DC1D0C">
        <w:rPr>
          <w:rFonts w:ascii="Times New Roman" w:hAnsi="Times New Roman" w:cs="Times New Roman"/>
        </w:rPr>
        <w:t xml:space="preserve"> </w:t>
      </w:r>
      <w:proofErr w:type="gramStart"/>
      <w:r w:rsidR="007B1017" w:rsidRPr="00DC1D0C">
        <w:rPr>
          <w:rFonts w:ascii="Times New Roman" w:hAnsi="Times New Roman" w:cs="Times New Roman"/>
        </w:rPr>
        <w:t>allo</w:t>
      </w:r>
      <w:r w:rsidR="000C7CBD" w:rsidRPr="00DC1D0C">
        <w:rPr>
          <w:rFonts w:ascii="Times New Roman" w:hAnsi="Times New Roman" w:cs="Times New Roman"/>
        </w:rPr>
        <w:t>w</w:t>
      </w:r>
      <w:r w:rsidR="006F606C">
        <w:rPr>
          <w:rFonts w:ascii="Times New Roman" w:hAnsi="Times New Roman" w:cs="Times New Roman"/>
        </w:rPr>
        <w:t>s</w:t>
      </w:r>
      <w:proofErr w:type="gramEnd"/>
      <w:r w:rsidR="000C7CBD" w:rsidRPr="00DC1D0C">
        <w:rPr>
          <w:rFonts w:ascii="Times New Roman" w:hAnsi="Times New Roman" w:cs="Times New Roman"/>
        </w:rPr>
        <w:t xml:space="preserve"> </w:t>
      </w:r>
      <w:r w:rsidR="00C83266" w:rsidRPr="00DC1D0C">
        <w:rPr>
          <w:rFonts w:ascii="Times New Roman" w:hAnsi="Times New Roman" w:cs="Times New Roman"/>
        </w:rPr>
        <w:t xml:space="preserve">maintenance </w:t>
      </w:r>
      <w:r w:rsidR="000C7CBD" w:rsidRPr="00DC1D0C">
        <w:rPr>
          <w:rFonts w:ascii="Times New Roman" w:hAnsi="Times New Roman" w:cs="Times New Roman"/>
        </w:rPr>
        <w:t>to input</w:t>
      </w:r>
      <w:r w:rsidR="00DC0744" w:rsidRPr="00DC1D0C">
        <w:rPr>
          <w:rFonts w:ascii="Times New Roman" w:hAnsi="Times New Roman" w:cs="Times New Roman"/>
        </w:rPr>
        <w:t xml:space="preserve"> </w:t>
      </w:r>
      <w:r w:rsidR="000C7CBD" w:rsidRPr="00DC1D0C">
        <w:rPr>
          <w:rFonts w:ascii="Times New Roman" w:hAnsi="Times New Roman" w:cs="Times New Roman"/>
        </w:rPr>
        <w:t xml:space="preserve">a </w:t>
      </w:r>
      <w:r w:rsidR="009D1A23" w:rsidRPr="00DC1D0C">
        <w:rPr>
          <w:rFonts w:ascii="Times New Roman" w:hAnsi="Times New Roman" w:cs="Times New Roman"/>
        </w:rPr>
        <w:t xml:space="preserve">problematic </w:t>
      </w:r>
      <w:r w:rsidR="000C7CBD" w:rsidRPr="00DC1D0C">
        <w:rPr>
          <w:rFonts w:ascii="Times New Roman" w:hAnsi="Times New Roman" w:cs="Times New Roman"/>
        </w:rPr>
        <w:t xml:space="preserve">part name </w:t>
      </w:r>
      <w:r w:rsidR="00DC0744" w:rsidRPr="00DC1D0C">
        <w:rPr>
          <w:rFonts w:ascii="Times New Roman" w:hAnsi="Times New Roman" w:cs="Times New Roman"/>
        </w:rPr>
        <w:t>+</w:t>
      </w:r>
      <w:r w:rsidR="00C83266" w:rsidRPr="00DC1D0C">
        <w:rPr>
          <w:rFonts w:ascii="Times New Roman" w:hAnsi="Times New Roman" w:cs="Times New Roman"/>
        </w:rPr>
        <w:t xml:space="preserve"> issue</w:t>
      </w:r>
      <w:r w:rsidR="000C7CBD" w:rsidRPr="00DC1D0C">
        <w:rPr>
          <w:rFonts w:ascii="Times New Roman" w:hAnsi="Times New Roman" w:cs="Times New Roman"/>
        </w:rPr>
        <w:t xml:space="preserve"> </w:t>
      </w:r>
      <w:r w:rsidR="00A803E7" w:rsidRPr="00DC1D0C">
        <w:rPr>
          <w:rFonts w:ascii="Times New Roman" w:hAnsi="Times New Roman" w:cs="Times New Roman"/>
        </w:rPr>
        <w:t>description and</w:t>
      </w:r>
      <w:r w:rsidR="00C83266" w:rsidRPr="00DC1D0C">
        <w:rPr>
          <w:rFonts w:ascii="Times New Roman" w:hAnsi="Times New Roman" w:cs="Times New Roman"/>
        </w:rPr>
        <w:t xml:space="preserve"> th</w:t>
      </w:r>
      <w:r w:rsidR="00475070">
        <w:rPr>
          <w:rFonts w:ascii="Times New Roman" w:hAnsi="Times New Roman" w:cs="Times New Roman"/>
        </w:rPr>
        <w:t xml:space="preserve">en have the RAG </w:t>
      </w:r>
      <w:del w:id="52" w:author="Joe Hahn" w:date="2025-07-07T22:26:00Z" w16du:dateUtc="2025-07-08T03:26:00Z">
        <w:r w:rsidR="00475070" w:rsidDel="00FF7672">
          <w:rPr>
            <w:rFonts w:ascii="Times New Roman" w:hAnsi="Times New Roman" w:cs="Times New Roman"/>
          </w:rPr>
          <w:delText xml:space="preserve">pipeline </w:delText>
        </w:r>
      </w:del>
      <w:r w:rsidR="00475070">
        <w:rPr>
          <w:rFonts w:ascii="Times New Roman" w:hAnsi="Times New Roman" w:cs="Times New Roman"/>
        </w:rPr>
        <w:t xml:space="preserve">display the </w:t>
      </w:r>
      <w:r w:rsidR="009D1A23" w:rsidRPr="00DC1D0C">
        <w:rPr>
          <w:rFonts w:ascii="Times New Roman" w:hAnsi="Times New Roman" w:cs="Times New Roman"/>
        </w:rPr>
        <w:t>remedy moment</w:t>
      </w:r>
      <w:r w:rsidR="00475070">
        <w:rPr>
          <w:rFonts w:ascii="Times New Roman" w:hAnsi="Times New Roman" w:cs="Times New Roman"/>
        </w:rPr>
        <w:t>s</w:t>
      </w:r>
      <w:r w:rsidR="009D1A23" w:rsidRPr="00DC1D0C">
        <w:rPr>
          <w:rFonts w:ascii="Times New Roman" w:hAnsi="Times New Roman" w:cs="Times New Roman"/>
        </w:rPr>
        <w:t xml:space="preserve"> later</w:t>
      </w:r>
      <w:r w:rsidR="003152BD" w:rsidRPr="00DC1D0C">
        <w:rPr>
          <w:rFonts w:ascii="Times New Roman" w:hAnsi="Times New Roman" w:cs="Times New Roman"/>
        </w:rPr>
        <w:t xml:space="preserve">. </w:t>
      </w:r>
      <w:r w:rsidR="001F0A29">
        <w:rPr>
          <w:rFonts w:ascii="Times New Roman" w:hAnsi="Times New Roman" w:cs="Times New Roman"/>
        </w:rPr>
        <w:t>Which s</w:t>
      </w:r>
      <w:r w:rsidR="00DC0744" w:rsidRPr="00DC1D0C">
        <w:rPr>
          <w:rFonts w:ascii="Times New Roman" w:hAnsi="Times New Roman" w:cs="Times New Roman"/>
        </w:rPr>
        <w:t>idestep</w:t>
      </w:r>
      <w:r w:rsidR="001F0A29">
        <w:rPr>
          <w:rFonts w:ascii="Times New Roman" w:hAnsi="Times New Roman" w:cs="Times New Roman"/>
        </w:rPr>
        <w:t>s</w:t>
      </w:r>
      <w:r w:rsidR="00DC0744" w:rsidRPr="00DC1D0C">
        <w:rPr>
          <w:rFonts w:ascii="Times New Roman" w:hAnsi="Times New Roman" w:cs="Times New Roman"/>
        </w:rPr>
        <w:t xml:space="preserve"> the </w:t>
      </w:r>
      <w:r w:rsidR="00A86DD2">
        <w:rPr>
          <w:rFonts w:ascii="Times New Roman" w:hAnsi="Times New Roman" w:cs="Times New Roman"/>
        </w:rPr>
        <w:t xml:space="preserve">need to </w:t>
      </w:r>
      <w:r w:rsidR="00C83266" w:rsidRPr="00DC1D0C">
        <w:rPr>
          <w:rFonts w:ascii="Times New Roman" w:hAnsi="Times New Roman" w:cs="Times New Roman"/>
        </w:rPr>
        <w:t>search for the desired part</w:t>
      </w:r>
      <w:r w:rsidR="009D1A23" w:rsidRPr="00DC1D0C">
        <w:rPr>
          <w:rFonts w:ascii="Times New Roman" w:hAnsi="Times New Roman" w:cs="Times New Roman"/>
        </w:rPr>
        <w:t>’s</w:t>
      </w:r>
      <w:r w:rsidR="00C83266" w:rsidRPr="00DC1D0C">
        <w:rPr>
          <w:rFonts w:ascii="Times New Roman" w:hAnsi="Times New Roman" w:cs="Times New Roman"/>
        </w:rPr>
        <w:t xml:space="preserve"> manual</w:t>
      </w:r>
      <w:r w:rsidR="009D1A23" w:rsidRPr="00DC1D0C">
        <w:rPr>
          <w:rFonts w:ascii="Times New Roman" w:hAnsi="Times New Roman" w:cs="Times New Roman"/>
        </w:rPr>
        <w:t xml:space="preserve"> and </w:t>
      </w:r>
      <w:r w:rsidR="00A86DD2">
        <w:rPr>
          <w:rFonts w:ascii="Times New Roman" w:hAnsi="Times New Roman" w:cs="Times New Roman"/>
        </w:rPr>
        <w:t xml:space="preserve">then </w:t>
      </w:r>
      <w:r w:rsidR="00DC1D0C">
        <w:rPr>
          <w:rFonts w:ascii="Times New Roman" w:hAnsi="Times New Roman" w:cs="Times New Roman"/>
        </w:rPr>
        <w:t>skim</w:t>
      </w:r>
      <w:r w:rsidR="00A0195F">
        <w:rPr>
          <w:rFonts w:ascii="Times New Roman" w:hAnsi="Times New Roman" w:cs="Times New Roman"/>
        </w:rPr>
        <w:t>ming</w:t>
      </w:r>
      <w:r w:rsidR="00DC1D0C">
        <w:rPr>
          <w:rFonts w:ascii="Times New Roman" w:hAnsi="Times New Roman" w:cs="Times New Roman"/>
        </w:rPr>
        <w:t xml:space="preserve"> across</w:t>
      </w:r>
      <w:r w:rsidR="00757C44" w:rsidRPr="00DC1D0C">
        <w:rPr>
          <w:rFonts w:ascii="Times New Roman" w:hAnsi="Times New Roman" w:cs="Times New Roman"/>
        </w:rPr>
        <w:t xml:space="preserve"> </w:t>
      </w:r>
      <w:r w:rsidR="00A0195F">
        <w:rPr>
          <w:rFonts w:ascii="Times New Roman" w:hAnsi="Times New Roman" w:cs="Times New Roman"/>
        </w:rPr>
        <w:t>th</w:t>
      </w:r>
      <w:r w:rsidR="001F0A29">
        <w:rPr>
          <w:rFonts w:ascii="Times New Roman" w:hAnsi="Times New Roman" w:cs="Times New Roman"/>
        </w:rPr>
        <w:t>at</w:t>
      </w:r>
      <w:r w:rsidR="00A0195F">
        <w:rPr>
          <w:rFonts w:ascii="Times New Roman" w:hAnsi="Times New Roman" w:cs="Times New Roman"/>
        </w:rPr>
        <w:t xml:space="preserve"> document’s</w:t>
      </w:r>
      <w:r w:rsidR="006B6D6D" w:rsidRPr="00DC1D0C">
        <w:rPr>
          <w:rFonts w:ascii="Times New Roman" w:hAnsi="Times New Roman" w:cs="Times New Roman"/>
        </w:rPr>
        <w:t xml:space="preserve"> </w:t>
      </w:r>
      <w:r w:rsidR="009D1A23" w:rsidRPr="00DC1D0C">
        <w:rPr>
          <w:rFonts w:ascii="Times New Roman" w:hAnsi="Times New Roman" w:cs="Times New Roman"/>
        </w:rPr>
        <w:t>troubleshooting</w:t>
      </w:r>
      <w:r w:rsidR="003152BD" w:rsidRPr="00DC1D0C">
        <w:rPr>
          <w:rFonts w:ascii="Times New Roman" w:hAnsi="Times New Roman" w:cs="Times New Roman"/>
        </w:rPr>
        <w:t xml:space="preserve"> pages</w:t>
      </w:r>
      <w:ins w:id="53" w:author="Joe Hahn" w:date="2025-07-10T17:37:00Z" w16du:dateUtc="2025-07-10T21:37:00Z">
        <w:r w:rsidR="00DC25CB">
          <w:rPr>
            <w:rFonts w:ascii="Times New Roman" w:hAnsi="Times New Roman" w:cs="Times New Roman"/>
          </w:rPr>
          <w:t>, saving valuable time.</w:t>
        </w:r>
      </w:ins>
      <w:del w:id="54" w:author="Joe Hahn" w:date="2025-07-10T17:37:00Z" w16du:dateUtc="2025-07-10T21:37:00Z">
        <w:r w:rsidR="009D1A23" w:rsidRPr="00DC1D0C" w:rsidDel="00DC25CB">
          <w:rPr>
            <w:rFonts w:ascii="Times New Roman" w:hAnsi="Times New Roman" w:cs="Times New Roman"/>
          </w:rPr>
          <w:delText>.</w:delText>
        </w:r>
        <w:r w:rsidR="00C83266" w:rsidRPr="00DC1D0C" w:rsidDel="00DC25CB">
          <w:rPr>
            <w:rFonts w:ascii="Times New Roman" w:hAnsi="Times New Roman" w:cs="Times New Roman"/>
          </w:rPr>
          <w:delText xml:space="preserve">  </w:delText>
        </w:r>
      </w:del>
    </w:p>
    <w:p w14:paraId="29297AAB" w14:textId="20D5DB10" w:rsidR="00C70FF9" w:rsidRPr="00DC1D0C" w:rsidRDefault="00A0195F" w:rsidP="00926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0C1E54">
        <w:rPr>
          <w:rFonts w:ascii="Times New Roman" w:hAnsi="Times New Roman" w:cs="Times New Roman"/>
        </w:rPr>
        <w:t xml:space="preserve"> </w:t>
      </w:r>
      <w:r w:rsidR="00C70FF9">
        <w:rPr>
          <w:rFonts w:ascii="Times New Roman" w:hAnsi="Times New Roman" w:cs="Times New Roman"/>
        </w:rPr>
        <w:t>quality assurance manager</w:t>
      </w:r>
      <w:r w:rsidR="000C1E54">
        <w:rPr>
          <w:rFonts w:ascii="Times New Roman" w:hAnsi="Times New Roman" w:cs="Times New Roman"/>
        </w:rPr>
        <w:t xml:space="preserve"> at a software development firm</w:t>
      </w:r>
      <w:r w:rsidR="00C70F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queries a RAG </w:t>
      </w:r>
      <w:del w:id="55" w:author="Joe Hahn" w:date="2025-07-10T17:37:00Z" w16du:dateUtc="2025-07-10T21:37:00Z">
        <w:r w:rsidDel="00DC25CB">
          <w:rPr>
            <w:rFonts w:ascii="Times New Roman" w:hAnsi="Times New Roman" w:cs="Times New Roman"/>
          </w:rPr>
          <w:delText>knowledge</w:delText>
        </w:r>
      </w:del>
      <w:ins w:id="56" w:author="Joe Hahn" w:date="2025-07-10T17:37:00Z" w16du:dateUtc="2025-07-10T21:37:00Z">
        <w:r w:rsidR="00DC25CB">
          <w:rPr>
            <w:rFonts w:ascii="Times New Roman" w:hAnsi="Times New Roman" w:cs="Times New Roman"/>
          </w:rPr>
          <w:t>solution</w:t>
        </w:r>
      </w:ins>
      <w:del w:id="57" w:author="Joe Hahn" w:date="2025-07-10T17:37:00Z" w16du:dateUtc="2025-07-10T21:37:00Z">
        <w:r w:rsidDel="00DC25CB">
          <w:rPr>
            <w:rFonts w:ascii="Times New Roman" w:hAnsi="Times New Roman" w:cs="Times New Roman"/>
          </w:rPr>
          <w:delText xml:space="preserve"> base</w:delText>
        </w:r>
      </w:del>
      <w:r>
        <w:rPr>
          <w:rFonts w:ascii="Times New Roman" w:hAnsi="Times New Roman" w:cs="Times New Roman"/>
        </w:rPr>
        <w:t xml:space="preserve"> </w:t>
      </w:r>
      <w:ins w:id="58" w:author="Joe Hahn" w:date="2025-07-10T17:37:00Z" w16du:dateUtc="2025-07-10T21:37:00Z">
        <w:r w:rsidR="00DC25CB">
          <w:rPr>
            <w:rFonts w:ascii="Times New Roman" w:hAnsi="Times New Roman" w:cs="Times New Roman"/>
          </w:rPr>
          <w:t xml:space="preserve">that </w:t>
        </w:r>
      </w:ins>
      <w:r>
        <w:rPr>
          <w:rFonts w:ascii="Times New Roman" w:hAnsi="Times New Roman" w:cs="Times New Roman"/>
        </w:rPr>
        <w:t>contai</w:t>
      </w:r>
      <w:ins w:id="59" w:author="Joe Hahn" w:date="2025-07-10T17:37:00Z" w16du:dateUtc="2025-07-10T21:37:00Z">
        <w:r w:rsidR="00DC25CB">
          <w:rPr>
            <w:rFonts w:ascii="Times New Roman" w:hAnsi="Times New Roman" w:cs="Times New Roman"/>
          </w:rPr>
          <w:t>ns</w:t>
        </w:r>
      </w:ins>
      <w:del w:id="60" w:author="Joe Hahn" w:date="2025-07-10T17:37:00Z" w16du:dateUtc="2025-07-10T21:37:00Z">
        <w:r w:rsidDel="00DC25CB">
          <w:rPr>
            <w:rFonts w:ascii="Times New Roman" w:hAnsi="Times New Roman" w:cs="Times New Roman"/>
          </w:rPr>
          <w:delText>ning</w:delText>
        </w:r>
      </w:del>
      <w:del w:id="61" w:author="Joe Hahn" w:date="2025-07-10T17:38:00Z" w16du:dateUtc="2025-07-10T21:38:00Z">
        <w:r w:rsidR="00C70FF9" w:rsidDel="00DC25CB">
          <w:rPr>
            <w:rFonts w:ascii="Times New Roman" w:hAnsi="Times New Roman" w:cs="Times New Roman"/>
          </w:rPr>
          <w:delText xml:space="preserve"> </w:delText>
        </w:r>
      </w:del>
      <w:del w:id="62" w:author="Joe Hahn" w:date="2025-07-10T17:37:00Z" w16du:dateUtc="2025-07-10T21:37:00Z">
        <w:r w:rsidR="000C1E54" w:rsidDel="00DC25CB">
          <w:rPr>
            <w:rFonts w:ascii="Times New Roman" w:hAnsi="Times New Roman" w:cs="Times New Roman"/>
          </w:rPr>
          <w:delText>their</w:delText>
        </w:r>
      </w:del>
      <w:r w:rsidR="000C1E54">
        <w:rPr>
          <w:rFonts w:ascii="Times New Roman" w:hAnsi="Times New Roman" w:cs="Times New Roman"/>
        </w:rPr>
        <w:t xml:space="preserve"> </w:t>
      </w:r>
      <w:r w:rsidR="00C70FF9">
        <w:rPr>
          <w:rFonts w:ascii="Times New Roman" w:hAnsi="Times New Roman" w:cs="Times New Roman"/>
        </w:rPr>
        <w:t>call-center transcripts</w:t>
      </w:r>
      <w:r>
        <w:rPr>
          <w:rFonts w:ascii="Times New Roman" w:hAnsi="Times New Roman" w:cs="Times New Roman"/>
        </w:rPr>
        <w:t>,</w:t>
      </w:r>
      <w:r w:rsidR="00C70FF9">
        <w:rPr>
          <w:rFonts w:ascii="Times New Roman" w:hAnsi="Times New Roman" w:cs="Times New Roman"/>
        </w:rPr>
        <w:t xml:space="preserve"> to </w:t>
      </w:r>
      <w:del w:id="63" w:author="Joe Hahn" w:date="2025-07-10T17:38:00Z" w16du:dateUtc="2025-07-10T21:38:00Z">
        <w:r w:rsidDel="00DC25CB">
          <w:rPr>
            <w:rFonts w:ascii="Times New Roman" w:hAnsi="Times New Roman" w:cs="Times New Roman"/>
          </w:rPr>
          <w:delText xml:space="preserve">obtain </w:delText>
        </w:r>
      </w:del>
      <w:ins w:id="64" w:author="Joe Hahn" w:date="2025-07-10T17:38:00Z" w16du:dateUtc="2025-07-10T21:38:00Z">
        <w:r w:rsidR="00DC25CB">
          <w:rPr>
            <w:rFonts w:ascii="Times New Roman" w:hAnsi="Times New Roman" w:cs="Times New Roman"/>
          </w:rPr>
          <w:t>generate</w:t>
        </w:r>
        <w:r w:rsidR="00DC25CB">
          <w:rPr>
            <w:rFonts w:ascii="Times New Roman" w:hAnsi="Times New Roman" w:cs="Times New Roman"/>
          </w:rPr>
          <w:t xml:space="preserve"> </w:t>
        </w:r>
      </w:ins>
      <w:ins w:id="65" w:author="Joe Hahn" w:date="2025-07-11T09:20:00Z" w16du:dateUtc="2025-07-11T13:20:00Z">
        <w:r w:rsidR="00B8708F">
          <w:rPr>
            <w:rFonts w:ascii="Times New Roman" w:hAnsi="Times New Roman" w:cs="Times New Roman"/>
          </w:rPr>
          <w:t>issue-</w:t>
        </w:r>
      </w:ins>
      <w:r w:rsidR="00C70FF9">
        <w:rPr>
          <w:rFonts w:ascii="Times New Roman" w:hAnsi="Times New Roman" w:cs="Times New Roman"/>
        </w:rPr>
        <w:t>summa</w:t>
      </w:r>
      <w:ins w:id="66" w:author="Joe Hahn" w:date="2025-07-11T09:20:00Z" w16du:dateUtc="2025-07-11T13:20:00Z">
        <w:r w:rsidR="00B8708F">
          <w:rPr>
            <w:rFonts w:ascii="Times New Roman" w:hAnsi="Times New Roman" w:cs="Times New Roman"/>
          </w:rPr>
          <w:t>ries</w:t>
        </w:r>
      </w:ins>
      <w:del w:id="67" w:author="Joe Hahn" w:date="2025-07-11T09:20:00Z" w16du:dateUtc="2025-07-11T13:20:00Z">
        <w:r w:rsidR="00C70FF9" w:rsidDel="00B8708F">
          <w:rPr>
            <w:rFonts w:ascii="Times New Roman" w:hAnsi="Times New Roman" w:cs="Times New Roman"/>
          </w:rPr>
          <w:delText>ry</w:delText>
        </w:r>
        <w:r w:rsidR="000C1E54" w:rsidDel="00B8708F">
          <w:rPr>
            <w:rFonts w:ascii="Times New Roman" w:hAnsi="Times New Roman" w:cs="Times New Roman"/>
          </w:rPr>
          <w:delText xml:space="preserve"> description</w:delText>
        </w:r>
        <w:r w:rsidR="006F606C" w:rsidDel="00B8708F">
          <w:rPr>
            <w:rFonts w:ascii="Times New Roman" w:hAnsi="Times New Roman" w:cs="Times New Roman"/>
          </w:rPr>
          <w:delText>s</w:delText>
        </w:r>
      </w:del>
      <w:r w:rsidR="00C70FF9">
        <w:rPr>
          <w:rFonts w:ascii="Times New Roman" w:hAnsi="Times New Roman" w:cs="Times New Roman"/>
        </w:rPr>
        <w:t xml:space="preserve"> </w:t>
      </w:r>
      <w:r w:rsidR="006F606C">
        <w:rPr>
          <w:rFonts w:ascii="Times New Roman" w:hAnsi="Times New Roman" w:cs="Times New Roman"/>
        </w:rPr>
        <w:t>for</w:t>
      </w:r>
      <w:r w:rsidR="00C70FF9">
        <w:rPr>
          <w:rFonts w:ascii="Times New Roman" w:hAnsi="Times New Roman" w:cs="Times New Roman"/>
        </w:rPr>
        <w:t xml:space="preserve"> th</w:t>
      </w:r>
      <w:r w:rsidR="000C1E54">
        <w:rPr>
          <w:rFonts w:ascii="Times New Roman" w:hAnsi="Times New Roman" w:cs="Times New Roman"/>
        </w:rPr>
        <w:t>ose</w:t>
      </w:r>
      <w:r w:rsidR="00C70FF9">
        <w:rPr>
          <w:rFonts w:ascii="Times New Roman" w:hAnsi="Times New Roman" w:cs="Times New Roman"/>
        </w:rPr>
        <w:t xml:space="preserve"> products that are generating the most frequent customer complaints.</w:t>
      </w:r>
    </w:p>
    <w:p w14:paraId="0D13B0AD" w14:textId="22FDD2FD" w:rsidR="00F81CB1" w:rsidRPr="00F81CB1" w:rsidRDefault="00A86FCA" w:rsidP="00F81CB1">
      <w:pPr>
        <w:pStyle w:val="ListParagraph"/>
        <w:numPr>
          <w:ilvl w:val="0"/>
          <w:numId w:val="1"/>
        </w:numPr>
        <w:rPr>
          <w:ins w:id="68" w:author="Joe Hahn" w:date="2025-07-07T15:28:00Z" w16du:dateUtc="2025-07-07T20:28:00Z"/>
          <w:rFonts w:ascii="Times New Roman" w:hAnsi="Times New Roman" w:cs="Times New Roman"/>
          <w:color w:val="133555"/>
          <w:rPrChange w:id="69" w:author="Joe Hahn" w:date="2025-07-07T15:28:00Z" w16du:dateUtc="2025-07-07T20:28:00Z">
            <w:rPr>
              <w:ins w:id="70" w:author="Joe Hahn" w:date="2025-07-07T15:28:00Z" w16du:dateUtc="2025-07-07T20:28:00Z"/>
              <w:rFonts w:ascii="Times New Roman" w:hAnsi="Times New Roman" w:cs="Times New Roman"/>
            </w:rPr>
          </w:rPrChange>
        </w:rPr>
      </w:pPr>
      <w:r w:rsidRPr="00DC1D0C">
        <w:rPr>
          <w:rFonts w:ascii="Times New Roman" w:hAnsi="Times New Roman" w:cs="Times New Roman"/>
        </w:rPr>
        <w:t xml:space="preserve">Lawyers </w:t>
      </w:r>
      <w:r w:rsidR="00DC1D0C">
        <w:rPr>
          <w:rFonts w:ascii="Times New Roman" w:hAnsi="Times New Roman" w:cs="Times New Roman"/>
        </w:rPr>
        <w:t>that</w:t>
      </w:r>
      <w:r w:rsidRPr="00DC1D0C">
        <w:rPr>
          <w:rFonts w:ascii="Times New Roman" w:hAnsi="Times New Roman" w:cs="Times New Roman"/>
        </w:rPr>
        <w:t xml:space="preserve"> accelerate their </w:t>
      </w:r>
      <w:r w:rsidR="006F4178" w:rsidRPr="00DC1D0C">
        <w:rPr>
          <w:rFonts w:ascii="Times New Roman" w:hAnsi="Times New Roman" w:cs="Times New Roman"/>
        </w:rPr>
        <w:t xml:space="preserve">legal </w:t>
      </w:r>
      <w:r w:rsidRPr="00DC1D0C">
        <w:rPr>
          <w:rFonts w:ascii="Times New Roman" w:hAnsi="Times New Roman" w:cs="Times New Roman"/>
        </w:rPr>
        <w:t xml:space="preserve">research using RAG to extract relevant </w:t>
      </w:r>
      <w:r w:rsidR="006F4178" w:rsidRPr="00DC1D0C">
        <w:rPr>
          <w:rFonts w:ascii="Times New Roman" w:hAnsi="Times New Roman" w:cs="Times New Roman"/>
        </w:rPr>
        <w:t>text from</w:t>
      </w:r>
      <w:r w:rsidRPr="00DC1D0C">
        <w:rPr>
          <w:rFonts w:ascii="Times New Roman" w:hAnsi="Times New Roman" w:cs="Times New Roman"/>
        </w:rPr>
        <w:t xml:space="preserve"> a huge corpus of case law </w:t>
      </w:r>
      <w:r w:rsidR="00A86DD2">
        <w:rPr>
          <w:rFonts w:ascii="Times New Roman" w:hAnsi="Times New Roman" w:cs="Times New Roman"/>
        </w:rPr>
        <w:t>and</w:t>
      </w:r>
      <w:r w:rsidRPr="00DC1D0C">
        <w:rPr>
          <w:rFonts w:ascii="Times New Roman" w:hAnsi="Times New Roman" w:cs="Times New Roman"/>
        </w:rPr>
        <w:t xml:space="preserve"> </w:t>
      </w:r>
      <w:r w:rsidR="001F0A29">
        <w:rPr>
          <w:rFonts w:ascii="Times New Roman" w:hAnsi="Times New Roman" w:cs="Times New Roman"/>
        </w:rPr>
        <w:t>auto-</w:t>
      </w:r>
      <w:r w:rsidRPr="00DC1D0C">
        <w:rPr>
          <w:rFonts w:ascii="Times New Roman" w:hAnsi="Times New Roman" w:cs="Times New Roman"/>
        </w:rPr>
        <w:t>genera</w:t>
      </w:r>
      <w:r w:rsidR="001F0A29">
        <w:rPr>
          <w:rFonts w:ascii="Times New Roman" w:hAnsi="Times New Roman" w:cs="Times New Roman"/>
        </w:rPr>
        <w:t>te</w:t>
      </w:r>
      <w:r w:rsidRPr="00DC1D0C">
        <w:rPr>
          <w:rFonts w:ascii="Times New Roman" w:hAnsi="Times New Roman" w:cs="Times New Roman"/>
        </w:rPr>
        <w:t xml:space="preserve"> a</w:t>
      </w:r>
      <w:r w:rsidR="00A803E7" w:rsidRPr="00DC1D0C">
        <w:rPr>
          <w:rFonts w:ascii="Times New Roman" w:hAnsi="Times New Roman" w:cs="Times New Roman"/>
        </w:rPr>
        <w:t xml:space="preserve"> succinct and well-referenced l</w:t>
      </w:r>
      <w:r w:rsidR="006F4178" w:rsidRPr="00DC1D0C">
        <w:rPr>
          <w:rFonts w:ascii="Times New Roman" w:hAnsi="Times New Roman" w:cs="Times New Roman"/>
        </w:rPr>
        <w:t>egal summary</w:t>
      </w:r>
      <w:r w:rsidRPr="00DC1D0C">
        <w:rPr>
          <w:rFonts w:ascii="Times New Roman" w:hAnsi="Times New Roman" w:cs="Times New Roman"/>
        </w:rPr>
        <w:t>.</w:t>
      </w:r>
      <w:ins w:id="71" w:author="Joe Hahn" w:date="2025-07-07T15:29:00Z" w16du:dateUtc="2025-07-07T20:29:00Z">
        <w:r w:rsidR="00F81CB1">
          <w:rPr>
            <w:rFonts w:ascii="Times New Roman" w:hAnsi="Times New Roman" w:cs="Times New Roman"/>
          </w:rPr>
          <w:br/>
        </w:r>
      </w:ins>
    </w:p>
    <w:p w14:paraId="47BCF9DF" w14:textId="0FDA71D2" w:rsidR="00757C44" w:rsidRPr="00F81CB1" w:rsidRDefault="00FF7672">
      <w:pPr>
        <w:rPr>
          <w:color w:val="133555"/>
        </w:rPr>
        <w:pPrChange w:id="72" w:author="Joe Hahn" w:date="2025-07-07T15:29:00Z" w16du:dateUtc="2025-07-07T20:29:00Z">
          <w:pPr>
            <w:pStyle w:val="ListParagraph"/>
            <w:numPr>
              <w:numId w:val="1"/>
            </w:numPr>
            <w:ind w:hanging="360"/>
          </w:pPr>
        </w:pPrChange>
      </w:pPr>
      <w:ins w:id="73" w:author="Joe Hahn" w:date="2025-07-07T22:27:00Z" w16du:dateUtc="2025-07-08T03:27:00Z">
        <w:r>
          <w:t>T</w:t>
        </w:r>
      </w:ins>
      <w:ins w:id="74" w:author="Joe Hahn" w:date="2025-07-07T15:30:00Z" w16du:dateUtc="2025-07-07T20:30:00Z">
        <w:r w:rsidR="00F81CB1">
          <w:t>h</w:t>
        </w:r>
      </w:ins>
      <w:ins w:id="75" w:author="Joe Hahn" w:date="2025-07-07T22:03:00Z" w16du:dateUtc="2025-07-08T03:03:00Z">
        <w:r w:rsidR="000C2650">
          <w:t xml:space="preserve">e </w:t>
        </w:r>
      </w:ins>
      <w:ins w:id="76" w:author="Joe Hahn" w:date="2025-07-07T22:27:00Z" w16du:dateUtc="2025-07-08T03:27:00Z">
        <w:r>
          <w:t xml:space="preserve">main </w:t>
        </w:r>
      </w:ins>
      <w:ins w:id="77" w:author="Joe Hahn" w:date="2025-07-07T22:03:00Z" w16du:dateUtc="2025-07-08T03:03:00Z">
        <w:r w:rsidR="000C2650">
          <w:t xml:space="preserve">purpose of this </w:t>
        </w:r>
      </w:ins>
      <w:ins w:id="78" w:author="Joe Hahn" w:date="2025-07-07T15:30:00Z" w16du:dateUtc="2025-07-07T20:30:00Z">
        <w:r w:rsidR="00F81CB1">
          <w:t>blog post</w:t>
        </w:r>
      </w:ins>
      <w:ins w:id="79" w:author="Joe Hahn" w:date="2025-07-07T22:03:00Z" w16du:dateUtc="2025-07-08T03:03:00Z">
        <w:r w:rsidR="000C2650">
          <w:t xml:space="preserve"> is to</w:t>
        </w:r>
      </w:ins>
      <w:ins w:id="80" w:author="Joe Hahn" w:date="2025-07-07T15:30:00Z" w16du:dateUtc="2025-07-07T20:30:00Z">
        <w:r w:rsidR="00F81CB1">
          <w:t xml:space="preserve"> show that </w:t>
        </w:r>
      </w:ins>
      <w:ins w:id="81" w:author="Joe Hahn" w:date="2025-07-07T15:39:00Z" w16du:dateUtc="2025-07-07T20:39:00Z">
        <w:r w:rsidR="007574A5">
          <w:t xml:space="preserve">RAG is easily </w:t>
        </w:r>
      </w:ins>
      <w:ins w:id="82" w:author="Joe Hahn" w:date="2025-07-07T22:03:00Z" w16du:dateUtc="2025-07-08T03:03:00Z">
        <w:r w:rsidR="000C2650">
          <w:t>enabled</w:t>
        </w:r>
      </w:ins>
      <w:ins w:id="83" w:author="Joe Hahn" w:date="2025-07-07T15:40:00Z" w16du:dateUtc="2025-07-07T20:40:00Z">
        <w:r w:rsidR="007574A5">
          <w:t xml:space="preserve"> </w:t>
        </w:r>
      </w:ins>
      <w:ins w:id="84" w:author="Joe Hahn" w:date="2025-07-07T22:03:00Z" w16du:dateUtc="2025-07-08T03:03:00Z">
        <w:r w:rsidR="000C2650">
          <w:t>via</w:t>
        </w:r>
      </w:ins>
      <w:ins w:id="85" w:author="Joe Hahn" w:date="2025-07-07T15:40:00Z" w16du:dateUtc="2025-07-07T20:40:00Z">
        <w:r w:rsidR="007574A5">
          <w:t xml:space="preserve"> </w:t>
        </w:r>
      </w:ins>
      <w:ins w:id="86" w:author="Joe Hahn" w:date="2025-07-11T09:20:00Z" w16du:dateUtc="2025-07-11T13:20:00Z">
        <w:r w:rsidR="00B8708F">
          <w:t xml:space="preserve">the </w:t>
        </w:r>
      </w:ins>
      <w:ins w:id="87" w:author="Joe Hahn" w:date="2025-07-07T15:40:00Z" w16du:dateUtc="2025-07-07T20:40:00Z">
        <w:r w:rsidR="007574A5">
          <w:t>Select AI RAG</w:t>
        </w:r>
      </w:ins>
      <w:ins w:id="88" w:author="Joe Hahn" w:date="2025-07-10T17:39:00Z" w16du:dateUtc="2025-07-10T21:39:00Z">
        <w:r w:rsidR="00DC25CB">
          <w:t xml:space="preserve"> </w:t>
        </w:r>
      </w:ins>
      <w:ins w:id="89" w:author="Joe Hahn" w:date="2025-07-07T15:40:00Z" w16du:dateUtc="2025-07-07T20:40:00Z">
        <w:r w:rsidR="007574A5">
          <w:t>functionality that is p</w:t>
        </w:r>
      </w:ins>
      <w:ins w:id="90" w:author="Joe Hahn" w:date="2025-07-07T15:41:00Z" w16du:dateUtc="2025-07-07T20:41:00Z">
        <w:r w:rsidR="007574A5">
          <w:t xml:space="preserve">rovided by </w:t>
        </w:r>
      </w:ins>
      <w:ins w:id="91" w:author="Joe Hahn" w:date="2025-07-07T15:40:00Z" w16du:dateUtc="2025-07-07T20:40:00Z">
        <w:r w:rsidR="007574A5">
          <w:t xml:space="preserve">the Oracle </w:t>
        </w:r>
        <w:r w:rsidR="007574A5" w:rsidRPr="00025657">
          <w:rPr>
            <w:rPrChange w:id="92" w:author="Joe Hahn" w:date="2025-07-07T22:19:00Z" w16du:dateUtc="2025-07-08T03:19:00Z">
              <w:rPr>
                <w:rStyle w:val="Hyperlink"/>
              </w:rPr>
            </w:rPrChange>
          </w:rPr>
          <w:t>Autonomous Data</w:t>
        </w:r>
      </w:ins>
      <w:ins w:id="93" w:author="Joe Hahn" w:date="2025-07-07T22:20:00Z" w16du:dateUtc="2025-07-08T03:20:00Z">
        <w:r w:rsidR="00025657">
          <w:t>base</w:t>
        </w:r>
      </w:ins>
      <w:ins w:id="94" w:author="Joe Hahn" w:date="2025-07-07T15:40:00Z" w16du:dateUtc="2025-07-07T20:40:00Z">
        <w:r w:rsidR="007574A5">
          <w:t xml:space="preserve"> (AD</w:t>
        </w:r>
      </w:ins>
      <w:ins w:id="95" w:author="Joe Hahn" w:date="2025-07-07T22:20:00Z" w16du:dateUtc="2025-07-08T03:20:00Z">
        <w:r w:rsidR="00025657">
          <w:t>B</w:t>
        </w:r>
      </w:ins>
      <w:ins w:id="96" w:author="Joe Hahn" w:date="2025-07-07T22:04:00Z" w16du:dateUtc="2025-07-08T03:04:00Z">
        <w:r w:rsidR="000C2650">
          <w:t>)</w:t>
        </w:r>
      </w:ins>
      <w:ins w:id="97" w:author="Joe Hahn" w:date="2025-07-07T22:27:00Z" w16du:dateUtc="2025-07-08T03:27:00Z">
        <w:r>
          <w:t xml:space="preserve"> that</w:t>
        </w:r>
      </w:ins>
      <w:ins w:id="98" w:author="Joe Hahn" w:date="2025-07-07T22:28:00Z" w16du:dateUtc="2025-07-08T03:28:00Z">
        <w:r>
          <w:t>,</w:t>
        </w:r>
      </w:ins>
      <w:ins w:id="99" w:author="Joe Hahn" w:date="2025-07-07T22:27:00Z" w16du:dateUtc="2025-07-08T03:27:00Z">
        <w:r>
          <w:t xml:space="preserve"> in this example</w:t>
        </w:r>
      </w:ins>
      <w:ins w:id="100" w:author="Joe Hahn" w:date="2025-07-07T22:28:00Z" w16du:dateUtc="2025-07-08T03:28:00Z">
        <w:r>
          <w:t>,</w:t>
        </w:r>
      </w:ins>
      <w:ins w:id="101" w:author="Joe Hahn" w:date="2025-07-07T22:27:00Z" w16du:dateUtc="2025-07-08T03:27:00Z">
        <w:r>
          <w:t xml:space="preserve"> </w:t>
        </w:r>
      </w:ins>
      <w:ins w:id="102" w:author="Joe Hahn" w:date="2025-07-07T22:28:00Z" w16du:dateUtc="2025-07-08T03:28:00Z">
        <w:r>
          <w:t>will be</w:t>
        </w:r>
      </w:ins>
      <w:ins w:id="103" w:author="Joe Hahn" w:date="2025-07-07T22:27:00Z" w16du:dateUtc="2025-07-08T03:27:00Z">
        <w:r>
          <w:t xml:space="preserve"> launched in</w:t>
        </w:r>
      </w:ins>
      <w:ins w:id="104" w:author="Joe Hahn" w:date="2025-07-07T22:04:00Z" w16du:dateUtc="2025-07-08T03:04:00Z">
        <w:r w:rsidR="000C2650">
          <w:t xml:space="preserve"> Oracle Cloud Infrastructure (OCI) aka Oracle cloud.</w:t>
        </w:r>
      </w:ins>
      <w:del w:id="105" w:author="Joe Hahn" w:date="2025-07-07T22:04:00Z" w16du:dateUtc="2025-07-08T03:04:00Z">
        <w:r w:rsidR="002F2D64" w:rsidRPr="00F81CB1" w:rsidDel="000C2650">
          <w:br/>
        </w:r>
      </w:del>
    </w:p>
    <w:p w14:paraId="008203D3" w14:textId="77777777" w:rsidR="006337B7" w:rsidRDefault="006337B7" w:rsidP="00757C44"/>
    <w:p w14:paraId="76BE32E0" w14:textId="1C92CA8A" w:rsidR="00292317" w:rsidRPr="0095116F" w:rsidRDefault="00292317" w:rsidP="00292317">
      <w:pPr>
        <w:rPr>
          <w:rFonts w:ascii="Calibri" w:hAnsi="Calibri" w:cs="Calibri"/>
          <w:i/>
          <w:iCs/>
          <w:sz w:val="26"/>
          <w:szCs w:val="26"/>
        </w:rPr>
      </w:pPr>
      <w:r w:rsidRPr="0095116F">
        <w:rPr>
          <w:rFonts w:ascii="Calibri" w:hAnsi="Calibri" w:cs="Calibri"/>
          <w:i/>
          <w:iCs/>
          <w:sz w:val="26"/>
          <w:szCs w:val="26"/>
        </w:rPr>
        <w:t>RAG Pipeline</w:t>
      </w:r>
    </w:p>
    <w:p w14:paraId="370742D5" w14:textId="77777777" w:rsidR="00292317" w:rsidRDefault="00292317" w:rsidP="00757C44"/>
    <w:p w14:paraId="187B4BB7" w14:textId="439D39C0" w:rsidR="00757C44" w:rsidRDefault="00BE7C82">
      <w:r>
        <w:t xml:space="preserve">Figure 1 shows </w:t>
      </w:r>
      <w:ins w:id="106" w:author="Joe Hahn" w:date="2025-07-08T11:42:00Z" w16du:dateUtc="2025-07-08T16:42:00Z">
        <w:r w:rsidR="00E80AAB">
          <w:t xml:space="preserve">the </w:t>
        </w:r>
      </w:ins>
      <w:del w:id="107" w:author="Joe Hahn" w:date="2025-07-07T22:04:00Z" w16du:dateUtc="2025-07-08T03:04:00Z">
        <w:r w:rsidDel="000C2650">
          <w:delText>the</w:delText>
        </w:r>
        <w:r w:rsidR="0077702A" w:rsidDel="000C2650">
          <w:delText xml:space="preserve"> Oracle Cloud Infrastructure (</w:delText>
        </w:r>
      </w:del>
      <w:r w:rsidR="0077702A">
        <w:t>OCI</w:t>
      </w:r>
      <w:del w:id="108" w:author="Joe Hahn" w:date="2025-07-07T22:04:00Z" w16du:dateUtc="2025-07-08T03:04:00Z">
        <w:r w:rsidR="0077702A" w:rsidDel="000C2650">
          <w:delText>)</w:delText>
        </w:r>
      </w:del>
      <w:r w:rsidR="0077702A">
        <w:t xml:space="preserve"> </w:t>
      </w:r>
      <w:r>
        <w:t xml:space="preserve">architecture </w:t>
      </w:r>
      <w:ins w:id="109" w:author="Joe Hahn" w:date="2025-07-08T11:42:00Z" w16du:dateUtc="2025-07-08T16:42:00Z">
        <w:r w:rsidR="00E80AAB">
          <w:t>that will</w:t>
        </w:r>
      </w:ins>
      <w:ins w:id="110" w:author="Joe Hahn" w:date="2025-07-07T22:07:00Z" w16du:dateUtc="2025-07-08T03:07:00Z">
        <w:r w:rsidR="000C2650">
          <w:t xml:space="preserve"> be </w:t>
        </w:r>
      </w:ins>
      <w:r>
        <w:t>utilized by the</w:t>
      </w:r>
      <w:r w:rsidR="00292317">
        <w:t xml:space="preserve"> </w:t>
      </w:r>
      <w:ins w:id="111" w:author="Joe Hahn" w:date="2025-07-07T22:04:00Z" w16du:dateUtc="2025-07-08T03:04:00Z">
        <w:r w:rsidR="000C2650">
          <w:t xml:space="preserve">Select AI </w:t>
        </w:r>
      </w:ins>
      <w:r w:rsidR="00757C44">
        <w:t xml:space="preserve">RAG </w:t>
      </w:r>
      <w:ins w:id="112" w:author="Joe Hahn" w:date="2025-07-08T11:42:00Z" w16du:dateUtc="2025-07-08T16:42:00Z">
        <w:r w:rsidR="00E80AAB">
          <w:t>solution</w:t>
        </w:r>
      </w:ins>
      <w:del w:id="113" w:author="Joe Hahn" w:date="2025-07-08T11:42:00Z" w16du:dateUtc="2025-07-08T16:42:00Z">
        <w:r w:rsidR="00292317" w:rsidDel="00E80AAB">
          <w:delText>pipeline</w:delText>
        </w:r>
      </w:del>
      <w:ins w:id="114" w:author="Joe Hahn" w:date="2025-07-08T11:42:00Z" w16du:dateUtc="2025-07-08T16:42:00Z">
        <w:r w:rsidR="00E80AAB">
          <w:t xml:space="preserve"> </w:t>
        </w:r>
      </w:ins>
      <w:del w:id="115" w:author="Joe Hahn" w:date="2025-07-08T11:42:00Z" w16du:dateUtc="2025-07-08T16:42:00Z">
        <w:r w:rsidR="00292317" w:rsidDel="00E80AAB">
          <w:delText xml:space="preserve"> </w:delText>
        </w:r>
      </w:del>
      <w:ins w:id="116" w:author="Joe Hahn" w:date="2025-07-07T22:04:00Z" w16du:dateUtc="2025-07-08T03:04:00Z">
        <w:r w:rsidR="000C2650">
          <w:t xml:space="preserve">that </w:t>
        </w:r>
      </w:ins>
      <w:ins w:id="117" w:author="Joe Hahn" w:date="2025-07-08T11:42:00Z" w16du:dateUtc="2025-07-08T16:42:00Z">
        <w:r w:rsidR="00E80AAB">
          <w:t>will be</w:t>
        </w:r>
      </w:ins>
      <w:ins w:id="118" w:author="Joe Hahn" w:date="2025-07-07T22:28:00Z" w16du:dateUtc="2025-07-08T03:28:00Z">
        <w:r w:rsidR="00FF7672">
          <w:t xml:space="preserve"> </w:t>
        </w:r>
      </w:ins>
      <w:ins w:id="119" w:author="Joe Hahn" w:date="2025-07-08T11:42:00Z" w16du:dateUtc="2025-07-08T16:42:00Z">
        <w:r w:rsidR="00E80AAB">
          <w:t>deployed by the following</w:t>
        </w:r>
      </w:ins>
      <w:del w:id="120" w:author="Joe Hahn" w:date="2025-07-07T22:28:00Z" w16du:dateUtc="2025-07-08T03:28:00Z">
        <w:r w:rsidR="002443A3" w:rsidDel="00FF7672">
          <w:delText>detailed</w:delText>
        </w:r>
      </w:del>
      <w:del w:id="121" w:author="Joe Hahn" w:date="2025-07-08T11:42:00Z" w16du:dateUtc="2025-07-08T16:42:00Z">
        <w:r w:rsidDel="00E80AAB">
          <w:delText xml:space="preserve"> here</w:delText>
        </w:r>
      </w:del>
      <w:r w:rsidR="006F4178">
        <w:t>. First, the RAG admin</w:t>
      </w:r>
      <w:r w:rsidR="00DC0744">
        <w:t xml:space="preserve"> </w:t>
      </w:r>
      <w:r w:rsidR="006F4178">
        <w:t xml:space="preserve">deposits </w:t>
      </w:r>
      <w:r w:rsidR="002443A3">
        <w:t>all</w:t>
      </w:r>
      <w:r w:rsidR="006F4178">
        <w:t xml:space="preserve"> desired documents </w:t>
      </w:r>
      <w:r>
        <w:t>in</w:t>
      </w:r>
      <w:ins w:id="122" w:author="Joe Hahn" w:date="2025-07-07T22:28:00Z" w16du:dateUtc="2025-07-08T03:28:00Z">
        <w:r w:rsidR="00FF7672">
          <w:t>to</w:t>
        </w:r>
      </w:ins>
      <w:r>
        <w:t xml:space="preserve"> a</w:t>
      </w:r>
      <w:r w:rsidR="006F4178">
        <w:t xml:space="preserve"> </w:t>
      </w:r>
      <w:r w:rsidR="006F4178" w:rsidRPr="006F4178">
        <w:rPr>
          <w:i/>
          <w:iCs/>
        </w:rPr>
        <w:t>knowledge base</w:t>
      </w:r>
      <w:r w:rsidR="0077702A">
        <w:t xml:space="preserve"> </w:t>
      </w:r>
      <w:ins w:id="123" w:author="Joe Hahn" w:date="2025-07-07T22:28:00Z" w16du:dateUtc="2025-07-08T03:28:00Z">
        <w:r w:rsidR="00FF7672">
          <w:t>that is</w:t>
        </w:r>
      </w:ins>
      <w:del w:id="124" w:author="Joe Hahn" w:date="2025-07-07T22:28:00Z" w16du:dateUtc="2025-07-08T03:28:00Z">
        <w:r w:rsidR="002443A3" w:rsidDel="00FF7672">
          <w:delText>tha</w:delText>
        </w:r>
      </w:del>
      <w:ins w:id="125" w:author="Joe Hahn" w:date="2025-07-07T22:07:00Z" w16du:dateUtc="2025-07-08T03:07:00Z">
        <w:r w:rsidR="000C2650">
          <w:t xml:space="preserve"> staged in</w:t>
        </w:r>
      </w:ins>
      <w:del w:id="126" w:author="Joe Hahn" w:date="2025-07-07T22:07:00Z" w16du:dateUtc="2025-07-08T03:07:00Z">
        <w:r w:rsidR="002443A3" w:rsidDel="000C2650">
          <w:delText>t,</w:delText>
        </w:r>
        <w:r w:rsidR="00660694" w:rsidDel="000C2650">
          <w:delText xml:space="preserve"> in this example</w:delText>
        </w:r>
        <w:r w:rsidR="002443A3" w:rsidDel="000C2650">
          <w:delText>,</w:delText>
        </w:r>
        <w:r w:rsidR="00660694" w:rsidDel="000C2650">
          <w:delText xml:space="preserve"> is</w:delText>
        </w:r>
      </w:del>
      <w:r w:rsidR="0077702A">
        <w:t xml:space="preserve"> </w:t>
      </w:r>
      <w:ins w:id="127" w:author="Joe Hahn" w:date="2025-07-07T22:08:00Z" w16du:dateUtc="2025-07-08T03:08:00Z">
        <w:r w:rsidR="000C2650">
          <w:t>the</w:t>
        </w:r>
      </w:ins>
      <w:del w:id="128" w:author="Joe Hahn" w:date="2025-07-07T22:08:00Z" w16du:dateUtc="2025-07-08T03:08:00Z">
        <w:r w:rsidR="0077702A" w:rsidDel="000C2650">
          <w:delText>an</w:delText>
        </w:r>
      </w:del>
      <w:r w:rsidR="0077702A">
        <w:t xml:space="preserve"> </w:t>
      </w:r>
      <w:hyperlink r:id="rId12" w:history="1">
        <w:r w:rsidR="002443A3" w:rsidRPr="00464079">
          <w:rPr>
            <w:rStyle w:val="Hyperlink"/>
          </w:rPr>
          <w:t xml:space="preserve">OCI </w:t>
        </w:r>
        <w:r w:rsidRPr="00464079">
          <w:rPr>
            <w:rStyle w:val="Hyperlink"/>
          </w:rPr>
          <w:t>Object Store</w:t>
        </w:r>
      </w:hyperlink>
      <w:r>
        <w:t xml:space="preserve"> bucket</w:t>
      </w:r>
      <w:ins w:id="129" w:author="Joe Hahn" w:date="2025-07-07T22:08:00Z" w16du:dateUtc="2025-07-08T03:08:00Z">
        <w:r w:rsidR="000C2650">
          <w:t xml:space="preserve"> </w:t>
        </w:r>
      </w:ins>
      <w:ins w:id="130" w:author="Joe Hahn" w:date="2025-07-08T11:42:00Z" w16du:dateUtc="2025-07-08T16:42:00Z">
        <w:r w:rsidR="00E80AAB">
          <w:t>seen in</w:t>
        </w:r>
      </w:ins>
      <w:ins w:id="131" w:author="Joe Hahn" w:date="2025-07-07T22:08:00Z" w16du:dateUtc="2025-07-08T03:08:00Z">
        <w:r w:rsidR="000C2650">
          <w:t xml:space="preserve"> Figure 1</w:t>
        </w:r>
      </w:ins>
      <w:r>
        <w:t xml:space="preserve">. </w:t>
      </w:r>
      <w:r w:rsidR="006F4178">
        <w:t>The</w:t>
      </w:r>
      <w:r>
        <w:t xml:space="preserve"> RAG admin</w:t>
      </w:r>
      <w:r w:rsidR="006F4178">
        <w:t xml:space="preserve"> </w:t>
      </w:r>
      <w:r w:rsidR="003152BD">
        <w:t>the</w:t>
      </w:r>
      <w:r>
        <w:t>n</w:t>
      </w:r>
      <w:r w:rsidR="003152BD">
        <w:t xml:space="preserve"> launch</w:t>
      </w:r>
      <w:ins w:id="132" w:author="Joe Hahn" w:date="2025-07-07T22:29:00Z" w16du:dateUtc="2025-07-08T03:29:00Z">
        <w:r w:rsidR="00FF7672">
          <w:t>es</w:t>
        </w:r>
      </w:ins>
      <w:del w:id="133" w:author="Joe Hahn" w:date="2025-07-07T22:29:00Z" w16du:dateUtc="2025-07-08T03:29:00Z">
        <w:r w:rsidR="003152BD" w:rsidDel="00FF7672">
          <w:delText>es</w:delText>
        </w:r>
      </w:del>
      <w:r w:rsidR="003152BD">
        <w:t xml:space="preserve"> a </w:t>
      </w:r>
      <w:r w:rsidR="006F4178">
        <w:t xml:space="preserve">job </w:t>
      </w:r>
      <w:r w:rsidR="003152BD">
        <w:t>that (</w:t>
      </w:r>
      <w:proofErr w:type="spellStart"/>
      <w:r w:rsidR="003152BD">
        <w:t>i</w:t>
      </w:r>
      <w:proofErr w:type="spellEnd"/>
      <w:r w:rsidR="003152BD">
        <w:t xml:space="preserve">) splits each document into multiple chunks of text that are typically a few sentences long, (ii) sends each chunk into an </w:t>
      </w:r>
      <w:hyperlink r:id="rId13" w:history="1">
        <w:r w:rsidR="000C44F7" w:rsidRPr="000C44F7">
          <w:rPr>
            <w:rStyle w:val="Hyperlink"/>
          </w:rPr>
          <w:t>embedding</w:t>
        </w:r>
        <w:r w:rsidR="003152BD" w:rsidRPr="000C44F7">
          <w:rPr>
            <w:rStyle w:val="Hyperlink"/>
          </w:rPr>
          <w:t xml:space="preserve"> model</w:t>
        </w:r>
      </w:hyperlink>
      <w:r w:rsidR="003152BD">
        <w:t xml:space="preserve"> that recasts the text chunk as a vecto</w:t>
      </w:r>
      <w:r w:rsidR="00DC0744">
        <w:t>r</w:t>
      </w:r>
      <w:r w:rsidR="008213B5">
        <w:t xml:space="preserve"> encoding</w:t>
      </w:r>
      <w:ins w:id="134" w:author="Joe Hahn" w:date="2025-07-11T09:36:00Z" w16du:dateUtc="2025-07-11T13:36:00Z">
        <w:r w:rsidR="004F40B2">
          <w:t xml:space="preserve"> (</w:t>
        </w:r>
      </w:ins>
      <w:del w:id="135" w:author="Joe Hahn" w:date="2025-07-10T17:40:00Z" w16du:dateUtc="2025-07-10T21:40:00Z">
        <w:r w:rsidR="00475070" w:rsidDel="00DC25CB">
          <w:delText>—</w:delText>
        </w:r>
      </w:del>
      <w:r w:rsidR="00475070">
        <w:t>noting t</w:t>
      </w:r>
      <w:r w:rsidR="002443A3">
        <w:t xml:space="preserve">hat a </w:t>
      </w:r>
      <w:r w:rsidR="006F606C">
        <w:t>vector is</w:t>
      </w:r>
      <w:r w:rsidR="003152BD">
        <w:t xml:space="preserve"> </w:t>
      </w:r>
      <w:r w:rsidR="002443A3">
        <w:t>simply a</w:t>
      </w:r>
      <w:r w:rsidR="003152BD">
        <w:t xml:space="preserve"> list of </w:t>
      </w:r>
      <w:r w:rsidR="002443A3">
        <w:t>numerical</w:t>
      </w:r>
      <w:r w:rsidR="003152BD">
        <w:t xml:space="preserve"> values that </w:t>
      </w:r>
      <w:commentRangeStart w:id="136"/>
      <w:del w:id="137" w:author="Joe Hahn" w:date="2025-07-07T14:55:00Z" w16du:dateUtc="2025-07-07T19:55:00Z">
        <w:r w:rsidR="003152BD" w:rsidDel="00754A41">
          <w:delText xml:space="preserve">preserves </w:delText>
        </w:r>
      </w:del>
      <w:commentRangeEnd w:id="136"/>
      <w:ins w:id="138" w:author="Joe Hahn" w:date="2025-07-07T14:55:00Z" w16du:dateUtc="2025-07-07T19:55:00Z">
        <w:r w:rsidR="00754A41">
          <w:t xml:space="preserve">represents </w:t>
        </w:r>
      </w:ins>
      <w:r w:rsidR="006B1656">
        <w:rPr>
          <w:rStyle w:val="CommentReference"/>
        </w:rPr>
        <w:commentReference w:id="136"/>
      </w:r>
      <w:r w:rsidR="003152BD">
        <w:t xml:space="preserve">the </w:t>
      </w:r>
      <w:r w:rsidR="002443A3">
        <w:t xml:space="preserve">text </w:t>
      </w:r>
      <w:r w:rsidR="003152BD">
        <w:t>chunk’s semantic meaning</w:t>
      </w:r>
      <w:ins w:id="139" w:author="Joe Hahn" w:date="2025-07-11T09:36:00Z" w16du:dateUtc="2025-07-11T13:36:00Z">
        <w:r w:rsidR="004F40B2">
          <w:t>)</w:t>
        </w:r>
      </w:ins>
      <w:ins w:id="140" w:author="Joe Hahn" w:date="2025-07-10T17:40:00Z" w16du:dateUtc="2025-07-10T21:40:00Z">
        <w:r w:rsidR="00DC25CB">
          <w:t xml:space="preserve">, </w:t>
        </w:r>
      </w:ins>
      <w:del w:id="141" w:author="Joe Hahn" w:date="2025-07-10T17:40:00Z" w16du:dateUtc="2025-07-10T21:40:00Z">
        <w:r w:rsidR="00475070" w:rsidDel="00DC25CB">
          <w:delText>—</w:delText>
        </w:r>
      </w:del>
      <w:r w:rsidR="00475070">
        <w:t xml:space="preserve">and </w:t>
      </w:r>
      <w:r w:rsidR="003152BD">
        <w:t>(iii) stores the text chunk a</w:t>
      </w:r>
      <w:r w:rsidR="006F606C">
        <w:t>longside</w:t>
      </w:r>
      <w:r w:rsidR="003152BD">
        <w:t xml:space="preserve"> its vector in a vector database</w:t>
      </w:r>
      <w:ins w:id="142" w:author="Joe Hahn" w:date="2025-07-10T17:41:00Z" w16du:dateUtc="2025-07-10T21:41:00Z">
        <w:r w:rsidR="00DC25CB">
          <w:t xml:space="preserve"> table</w:t>
        </w:r>
      </w:ins>
      <w:r w:rsidR="003152BD">
        <w:t xml:space="preserve">. </w:t>
      </w:r>
      <w:ins w:id="143" w:author="Joe Hahn" w:date="2025-07-07T22:09:00Z" w16du:dateUtc="2025-07-08T03:09:00Z">
        <w:r w:rsidR="000C2650">
          <w:t>The following will also show</w:t>
        </w:r>
      </w:ins>
      <w:del w:id="144" w:author="Joe Hahn" w:date="2025-07-07T22:09:00Z" w16du:dateUtc="2025-07-08T03:09:00Z">
        <w:r w:rsidR="009A7E1C" w:rsidDel="000C2650">
          <w:delText>And th</w:delText>
        </w:r>
        <w:r w:rsidR="00515F66" w:rsidDel="000C2650">
          <w:delText>is blog</w:delText>
        </w:r>
      </w:del>
      <w:r w:rsidR="00515F66">
        <w:t xml:space="preserve"> </w:t>
      </w:r>
      <w:del w:id="145" w:author="Joe Hahn" w:date="2025-07-07T22:09:00Z" w16du:dateUtc="2025-07-08T03:09:00Z">
        <w:r w:rsidR="00515F66" w:rsidDel="000C2650">
          <w:delText>post</w:delText>
        </w:r>
        <w:r w:rsidR="009A7E1C" w:rsidDel="000C2650">
          <w:delText xml:space="preserve"> will show </w:delText>
        </w:r>
      </w:del>
      <w:r w:rsidR="009A7E1C">
        <w:t>that</w:t>
      </w:r>
      <w:del w:id="146" w:author="Joe Hahn" w:date="2025-07-07T22:09:00Z" w16du:dateUtc="2025-07-08T03:09:00Z">
        <w:r w:rsidR="009A7E1C" w:rsidDel="000C2650">
          <w:delText xml:space="preserve"> this</w:delText>
        </w:r>
      </w:del>
      <w:r w:rsidR="009A7E1C">
        <w:t xml:space="preserve"> job is easily launched via </w:t>
      </w:r>
      <w:r w:rsidR="00A86DD2">
        <w:t>simple</w:t>
      </w:r>
      <w:r w:rsidR="009A7E1C">
        <w:t xml:space="preserve"> code that the RAG admin executes within</w:t>
      </w:r>
      <w:r w:rsidR="00DC467A">
        <w:t xml:space="preserve"> </w:t>
      </w:r>
      <w:ins w:id="147" w:author="Joe Hahn" w:date="2025-07-07T22:10:00Z" w16du:dateUtc="2025-07-08T03:10:00Z">
        <w:r w:rsidR="000C2650">
          <w:t>AD</w:t>
        </w:r>
      </w:ins>
      <w:ins w:id="148" w:author="Joe Hahn" w:date="2025-07-07T22:20:00Z" w16du:dateUtc="2025-07-08T03:20:00Z">
        <w:r w:rsidR="00025657">
          <w:t>B</w:t>
        </w:r>
      </w:ins>
      <w:del w:id="149" w:author="Joe Hahn" w:date="2025-07-07T22:09:00Z" w16du:dateUtc="2025-07-08T03:09:00Z">
        <w:r w:rsidDel="000C2650">
          <w:delText xml:space="preserve">OCI’s </w:delText>
        </w:r>
        <w:r w:rsidRPr="000C2650" w:rsidDel="000C2650">
          <w:rPr>
            <w:rPrChange w:id="150" w:author="Joe Hahn" w:date="2025-07-07T22:09:00Z" w16du:dateUtc="2025-07-08T03:09:00Z">
              <w:rPr>
                <w:rStyle w:val="Hyperlink"/>
              </w:rPr>
            </w:rPrChange>
          </w:rPr>
          <w:delText>Autonomous Data Warehouse</w:delText>
        </w:r>
        <w:r w:rsidDel="000C2650">
          <w:delText xml:space="preserve"> (ADW</w:delText>
        </w:r>
      </w:del>
      <w:ins w:id="151" w:author="Joe Hahn" w:date="2025-07-10T17:41:00Z" w16du:dateUtc="2025-07-10T21:41:00Z">
        <w:r w:rsidR="00DC25CB">
          <w:t>, which will</w:t>
        </w:r>
      </w:ins>
      <w:ins w:id="152" w:author="Joe Hahn" w:date="2025-07-07T22:10:00Z" w16du:dateUtc="2025-07-08T03:10:00Z">
        <w:r w:rsidR="000C2650">
          <w:t xml:space="preserve"> also</w:t>
        </w:r>
      </w:ins>
      <w:del w:id="153" w:author="Joe Hahn" w:date="2025-07-07T22:09:00Z" w16du:dateUtc="2025-07-08T03:09:00Z">
        <w:r w:rsidDel="000C2650">
          <w:delText>)</w:delText>
        </w:r>
      </w:del>
      <w:del w:id="154" w:author="Joe Hahn" w:date="2025-07-07T22:10:00Z" w16du:dateUtc="2025-07-08T03:10:00Z">
        <w:r w:rsidR="009A7E1C" w:rsidDel="000C2650">
          <w:delText>. That ADW instance</w:delText>
        </w:r>
        <w:r w:rsidR="006F606C" w:rsidDel="000C2650">
          <w:delText xml:space="preserve"> </w:delText>
        </w:r>
        <w:r w:rsidR="009A7E1C" w:rsidDel="000C2650">
          <w:delText>will</w:delText>
        </w:r>
      </w:del>
      <w:r w:rsidR="009A7E1C">
        <w:t xml:space="preserve"> </w:t>
      </w:r>
      <w:r w:rsidR="006F606C">
        <w:t xml:space="preserve">serve as </w:t>
      </w:r>
      <w:r w:rsidR="009A7E1C">
        <w:t>th</w:t>
      </w:r>
      <w:r w:rsidR="001F0A29">
        <w:t>is</w:t>
      </w:r>
      <w:r w:rsidR="009A7E1C">
        <w:t xml:space="preserve"> RAG </w:t>
      </w:r>
      <w:r w:rsidR="001F0A29">
        <w:t>solution’s</w:t>
      </w:r>
      <w:r w:rsidR="006F606C">
        <w:t xml:space="preserve"> vector</w:t>
      </w:r>
      <w:r w:rsidR="00DC467A">
        <w:t xml:space="preserve"> database</w:t>
      </w:r>
      <w:ins w:id="155" w:author="Joe Hahn" w:date="2025-07-07T22:10:00Z" w16du:dateUtc="2025-07-08T03:10:00Z">
        <w:r w:rsidR="000C2650">
          <w:t>. T</w:t>
        </w:r>
      </w:ins>
      <w:del w:id="156" w:author="Joe Hahn" w:date="2025-07-07T22:10:00Z" w16du:dateUtc="2025-07-08T03:10:00Z">
        <w:r w:rsidR="002443A3" w:rsidDel="000C2650">
          <w:delText>,</w:delText>
        </w:r>
        <w:r w:rsidR="00DC467A" w:rsidDel="000C2650">
          <w:delText xml:space="preserve"> and </w:delText>
        </w:r>
        <w:r w:rsidR="009A7E1C" w:rsidDel="000C2650">
          <w:delText>t</w:delText>
        </w:r>
      </w:del>
      <w:ins w:id="157" w:author="Joe Hahn" w:date="2025-07-07T22:10:00Z" w16du:dateUtc="2025-07-08T03:10:00Z">
        <w:r w:rsidR="000C2650">
          <w:t>hat</w:t>
        </w:r>
      </w:ins>
      <w:del w:id="158" w:author="Joe Hahn" w:date="2025-07-07T22:10:00Z" w16du:dateUtc="2025-07-08T03:10:00Z">
        <w:r w:rsidR="009A7E1C" w:rsidDel="000C2650">
          <w:delText>hat</w:delText>
        </w:r>
      </w:del>
      <w:r w:rsidR="009A7E1C">
        <w:t xml:space="preserve"> AD</w:t>
      </w:r>
      <w:ins w:id="159" w:author="Joe Hahn" w:date="2025-07-07T22:24:00Z" w16du:dateUtc="2025-07-08T03:24:00Z">
        <w:r w:rsidR="00C856F2">
          <w:t>B</w:t>
        </w:r>
      </w:ins>
      <w:del w:id="160" w:author="Joe Hahn" w:date="2025-07-07T22:24:00Z" w16du:dateUtc="2025-07-08T03:24:00Z">
        <w:r w:rsidR="009A7E1C" w:rsidDel="00C856F2">
          <w:delText>W</w:delText>
        </w:r>
      </w:del>
      <w:r w:rsidR="009A7E1C">
        <w:t xml:space="preserve"> job </w:t>
      </w:r>
      <w:del w:id="161" w:author="Joe Hahn" w:date="2025-07-07T22:30:00Z" w16du:dateUtc="2025-07-08T03:30:00Z">
        <w:r w:rsidR="009A7E1C" w:rsidDel="00FF7672">
          <w:delText xml:space="preserve">will </w:delText>
        </w:r>
      </w:del>
      <w:r w:rsidR="009A7E1C">
        <w:t>also</w:t>
      </w:r>
      <w:r w:rsidR="002443A3">
        <w:t xml:space="preserve"> interact</w:t>
      </w:r>
      <w:ins w:id="162" w:author="Joe Hahn" w:date="2025-07-07T22:30:00Z" w16du:dateUtc="2025-07-08T03:30:00Z">
        <w:r w:rsidR="00FF7672">
          <w:t>s</w:t>
        </w:r>
      </w:ins>
      <w:r w:rsidR="002443A3">
        <w:t xml:space="preserve"> with a few other OCI services</w:t>
      </w:r>
      <w:r w:rsidR="00DC467A">
        <w:t>, namely</w:t>
      </w:r>
      <w:r w:rsidR="002443A3">
        <w:t xml:space="preserve"> Obj</w:t>
      </w:r>
      <w:r w:rsidR="00A86DD2">
        <w:t xml:space="preserve">ect </w:t>
      </w:r>
      <w:r w:rsidR="002443A3">
        <w:t>Store</w:t>
      </w:r>
      <w:r w:rsidR="00DC467A">
        <w:t xml:space="preserve"> and the</w:t>
      </w:r>
      <w:r w:rsidR="002443A3">
        <w:t xml:space="preserve"> GenAI service, </w:t>
      </w:r>
      <w:commentRangeStart w:id="163"/>
      <w:commentRangeStart w:id="164"/>
      <w:r w:rsidR="00E41186">
        <w:t>as well as</w:t>
      </w:r>
      <w:r w:rsidR="00DC467A">
        <w:t xml:space="preserve"> the </w:t>
      </w:r>
      <w:ins w:id="165" w:author="Joe Hahn" w:date="2025-07-07T22:12:00Z" w16du:dateUtc="2025-07-08T03:12:00Z">
        <w:r w:rsidR="000C2650">
          <w:t>Oracle Machine Learning (OML) notebook</w:t>
        </w:r>
      </w:ins>
      <w:del w:id="166" w:author="Joe Hahn" w:date="2025-07-07T22:11:00Z" w16du:dateUtc="2025-07-08T03:11:00Z">
        <w:r w:rsidR="00DC467A" w:rsidDel="000C2650">
          <w:delText>OML</w:delText>
        </w:r>
      </w:del>
      <w:r w:rsidR="00DC467A">
        <w:t xml:space="preserve"> </w:t>
      </w:r>
      <w:commentRangeEnd w:id="163"/>
      <w:r w:rsidR="006B1656">
        <w:rPr>
          <w:rStyle w:val="CommentReference"/>
        </w:rPr>
        <w:commentReference w:id="163"/>
      </w:r>
      <w:commentRangeEnd w:id="164"/>
      <w:r w:rsidR="00A93F61">
        <w:rPr>
          <w:rStyle w:val="CommentReference"/>
        </w:rPr>
        <w:commentReference w:id="164"/>
      </w:r>
      <w:r w:rsidR="00DC467A">
        <w:t xml:space="preserve">and </w:t>
      </w:r>
      <w:r w:rsidR="002443A3">
        <w:t>APEX</w:t>
      </w:r>
      <w:r w:rsidR="00DC467A">
        <w:t xml:space="preserve"> subservices </w:t>
      </w:r>
      <w:r w:rsidR="00E41186">
        <w:t xml:space="preserve">that are </w:t>
      </w:r>
      <w:r w:rsidR="00DC467A">
        <w:t>provided by</w:t>
      </w:r>
      <w:r w:rsidR="002443A3">
        <w:t xml:space="preserve"> AD</w:t>
      </w:r>
      <w:ins w:id="167" w:author="Joe Hahn" w:date="2025-07-07T22:20:00Z" w16du:dateUtc="2025-07-08T03:20:00Z">
        <w:r w:rsidR="00025657">
          <w:t>B</w:t>
        </w:r>
      </w:ins>
      <w:ins w:id="168" w:author="Joe Hahn" w:date="2025-07-11T09:37:00Z" w16du:dateUtc="2025-07-11T13:37:00Z">
        <w:r w:rsidR="004F40B2">
          <w:t xml:space="preserve"> and are detailed below</w:t>
        </w:r>
      </w:ins>
      <w:del w:id="169" w:author="Joe Hahn" w:date="2025-07-07T22:20:00Z" w16du:dateUtc="2025-07-08T03:20:00Z">
        <w:r w:rsidR="002443A3" w:rsidDel="00025657">
          <w:delText>W</w:delText>
        </w:r>
      </w:del>
      <w:ins w:id="170" w:author="Joe Hahn" w:date="2025-07-07T22:10:00Z" w16du:dateUtc="2025-07-08T03:10:00Z">
        <w:r w:rsidR="000C2650">
          <w:t xml:space="preserve">; </w:t>
        </w:r>
      </w:ins>
      <w:del w:id="171" w:author="Joe Hahn" w:date="2025-07-07T22:10:00Z" w16du:dateUtc="2025-07-08T03:10:00Z">
        <w:r w:rsidR="00D0465D" w:rsidDel="000C2650">
          <w:delText xml:space="preserve"> </w:delText>
        </w:r>
        <w:r w:rsidR="00475070" w:rsidDel="000C2650">
          <w:delText>(</w:delText>
        </w:r>
      </w:del>
      <w:r w:rsidR="00475070">
        <w:t>see Figure 1</w:t>
      </w:r>
      <w:del w:id="172" w:author="Joe Hahn" w:date="2025-07-07T22:11:00Z" w16du:dateUtc="2025-07-08T03:11:00Z">
        <w:r w:rsidR="00475070" w:rsidDel="000C2650">
          <w:delText xml:space="preserve">) </w:delText>
        </w:r>
        <w:r w:rsidR="00D0465D" w:rsidDel="000C2650">
          <w:delText>and are detailed below</w:delText>
        </w:r>
      </w:del>
      <w:r w:rsidR="006F606C">
        <w:t xml:space="preserve">. </w:t>
      </w:r>
      <w:r w:rsidR="003E5C9A">
        <w:t xml:space="preserve">Readers interested in rebuilding this RAG pipeline within their OCI tenancy are </w:t>
      </w:r>
      <w:r w:rsidR="00515F66">
        <w:t xml:space="preserve">also </w:t>
      </w:r>
      <w:r w:rsidR="003E5C9A">
        <w:t xml:space="preserve">referred to this </w:t>
      </w:r>
      <w:hyperlink r:id="rId14" w:history="1">
        <w:r w:rsidR="00515F66">
          <w:rPr>
            <w:rStyle w:val="Hyperlink"/>
          </w:rPr>
          <w:t>archive</w:t>
        </w:r>
      </w:hyperlink>
      <w:r w:rsidR="003E5C9A">
        <w:t xml:space="preserve"> that provides all instructions and codes.</w:t>
      </w:r>
    </w:p>
    <w:p w14:paraId="68D25FBD" w14:textId="77777777" w:rsidR="00DC0744" w:rsidDel="00E80AAB" w:rsidRDefault="00DC0744">
      <w:pPr>
        <w:rPr>
          <w:del w:id="173" w:author="Joe Hahn" w:date="2025-07-08T11:44:00Z" w16du:dateUtc="2025-07-08T16:44:00Z"/>
        </w:rPr>
      </w:pPr>
    </w:p>
    <w:p w14:paraId="6377D6CC" w14:textId="0E3BD39F" w:rsidR="00E80AAB" w:rsidRDefault="00E80AAB">
      <w:pPr>
        <w:rPr>
          <w:ins w:id="174" w:author="Joe Hahn" w:date="2025-07-08T11:44:00Z" w16du:dateUtc="2025-07-08T16:44:00Z"/>
        </w:rPr>
      </w:pPr>
    </w:p>
    <w:p w14:paraId="2251AEBC" w14:textId="6624CFB7" w:rsidR="006337B7" w:rsidRDefault="00E80AAB">
      <w:ins w:id="175" w:author="Joe Hahn" w:date="2025-07-08T11:44:00Z" w16du:dateUtc="2025-07-08T16:44:00Z">
        <w:r>
          <w:lastRenderedPageBreak/>
          <w:t>When using this</w:t>
        </w:r>
      </w:ins>
      <w:del w:id="176" w:author="Joe Hahn" w:date="2025-07-08T11:44:00Z" w16du:dateUtc="2025-07-08T16:44:00Z">
        <w:r w:rsidR="00DC0744" w:rsidDel="00E80AAB">
          <w:delText xml:space="preserve">To use </w:delText>
        </w:r>
        <w:r w:rsidR="00491C1B" w:rsidDel="00E80AAB">
          <w:delText>th</w:delText>
        </w:r>
      </w:del>
      <w:del w:id="177" w:author="Joe Hahn" w:date="2025-07-07T22:30:00Z" w16du:dateUtc="2025-07-08T03:30:00Z">
        <w:r w:rsidR="00491C1B" w:rsidDel="00FF7672">
          <w:delText>is</w:delText>
        </w:r>
      </w:del>
      <w:r w:rsidR="00491C1B">
        <w:t xml:space="preserve"> </w:t>
      </w:r>
      <w:r w:rsidR="00DC0744">
        <w:t>RAG</w:t>
      </w:r>
      <w:r w:rsidR="00491C1B">
        <w:t xml:space="preserve"> solution</w:t>
      </w:r>
      <w:r w:rsidR="00DC0744">
        <w:t xml:space="preserve">, </w:t>
      </w:r>
      <w:r w:rsidR="006337B7">
        <w:t>the</w:t>
      </w:r>
      <w:r w:rsidR="00DC0744">
        <w:t xml:space="preserve"> user </w:t>
      </w:r>
      <w:r w:rsidR="00751CBB">
        <w:t>enters</w:t>
      </w:r>
      <w:r w:rsidR="00DC0744">
        <w:t xml:space="preserve"> a </w:t>
      </w:r>
      <w:ins w:id="178" w:author="Joe Hahn" w:date="2025-07-07T22:31:00Z" w16du:dateUtc="2025-07-08T03:31:00Z">
        <w:r w:rsidR="00FF7672">
          <w:t>q</w:t>
        </w:r>
      </w:ins>
      <w:commentRangeStart w:id="179"/>
      <w:del w:id="180" w:author="Joe Hahn" w:date="2025-07-07T22:11:00Z" w16du:dateUtc="2025-07-08T03:11:00Z">
        <w:r w:rsidR="00751CBB" w:rsidDel="000C2650">
          <w:delText>request</w:delText>
        </w:r>
        <w:commentRangeEnd w:id="179"/>
        <w:r w:rsidR="006B1656" w:rsidDel="000C2650">
          <w:rPr>
            <w:rStyle w:val="CommentReference"/>
          </w:rPr>
          <w:commentReference w:id="179"/>
        </w:r>
      </w:del>
      <w:del w:id="181" w:author="Joe Hahn" w:date="2025-07-07T22:31:00Z" w16du:dateUtc="2025-07-08T03:31:00Z">
        <w:r w:rsidR="006337B7" w:rsidDel="00FF7672">
          <w:delText xml:space="preserve">, </w:delText>
        </w:r>
        <w:r w:rsidR="00751CBB" w:rsidDel="00FF7672">
          <w:delText xml:space="preserve">which </w:delText>
        </w:r>
        <w:r w:rsidR="000075BD" w:rsidDel="00FF7672">
          <w:delText>can</w:delText>
        </w:r>
        <w:r w:rsidR="00751CBB" w:rsidDel="00FF7672">
          <w:delText xml:space="preserve"> be a </w:delText>
        </w:r>
        <w:r w:rsidR="00DC0744" w:rsidDel="00FF7672">
          <w:delText>q</w:delText>
        </w:r>
      </w:del>
      <w:r w:rsidR="00DC0744">
        <w:t>uestion or a command</w:t>
      </w:r>
      <w:r w:rsidR="006337B7">
        <w:t xml:space="preserve">, </w:t>
      </w:r>
      <w:ins w:id="182" w:author="Joe Hahn" w:date="2025-07-07T22:31:00Z" w16du:dateUtc="2025-07-08T03:31:00Z">
        <w:r w:rsidR="00FF7672">
          <w:t xml:space="preserve">aka the prompt, </w:t>
        </w:r>
      </w:ins>
      <w:r w:rsidR="00DC0744">
        <w:t xml:space="preserve">into </w:t>
      </w:r>
      <w:r w:rsidR="00751CBB">
        <w:t>a</w:t>
      </w:r>
      <w:r w:rsidR="00DC0744">
        <w:t xml:space="preserve"> frontend </w:t>
      </w:r>
      <w:r w:rsidR="00751CBB">
        <w:t>interface</w:t>
      </w:r>
      <w:r w:rsidR="00515F66">
        <w:t xml:space="preserve">, </w:t>
      </w:r>
      <w:r w:rsidR="00DC467A">
        <w:t xml:space="preserve">and this </w:t>
      </w:r>
      <w:r w:rsidR="001F0A29">
        <w:t>example</w:t>
      </w:r>
      <w:r w:rsidR="00DC467A">
        <w:t xml:space="preserve"> uses </w:t>
      </w:r>
      <w:hyperlink r:id="rId15" w:history="1">
        <w:r w:rsidR="00DC467A" w:rsidRPr="008C7616">
          <w:rPr>
            <w:rStyle w:val="Hyperlink"/>
          </w:rPr>
          <w:t>APEX</w:t>
        </w:r>
      </w:hyperlink>
      <w:r w:rsidR="00475070">
        <w:t>, Figure 1.</w:t>
      </w:r>
      <w:r w:rsidR="00DC467A">
        <w:t xml:space="preserve"> </w:t>
      </w:r>
      <w:r w:rsidR="00515F66">
        <w:t>That frontend</w:t>
      </w:r>
      <w:r w:rsidR="00751CBB">
        <w:t xml:space="preserve"> </w:t>
      </w:r>
      <w:r w:rsidR="00475070">
        <w:t>passes</w:t>
      </w:r>
      <w:r w:rsidR="00751CBB">
        <w:t xml:space="preserve"> th</w:t>
      </w:r>
      <w:r w:rsidR="00515F66">
        <w:t>e</w:t>
      </w:r>
      <w:r w:rsidR="00751CBB">
        <w:t xml:space="preserve"> </w:t>
      </w:r>
      <w:ins w:id="183" w:author="Joe Hahn" w:date="2025-07-07T22:13:00Z" w16du:dateUtc="2025-07-08T03:13:00Z">
        <w:r w:rsidR="00025657" w:rsidRPr="00025657">
          <w:t>prompt</w:t>
        </w:r>
        <w:r w:rsidR="00025657" w:rsidRPr="00025657" w:rsidDel="00025657">
          <w:t xml:space="preserve"> </w:t>
        </w:r>
      </w:ins>
      <w:del w:id="184" w:author="Joe Hahn" w:date="2025-07-07T22:13:00Z" w16du:dateUtc="2025-07-08T03:13:00Z">
        <w:r w:rsidR="00751CBB" w:rsidDel="00025657">
          <w:delText xml:space="preserve">request </w:delText>
        </w:r>
      </w:del>
      <w:r w:rsidR="00751CBB">
        <w:t>to</w:t>
      </w:r>
      <w:r w:rsidR="00475070">
        <w:t xml:space="preserve"> AD</w:t>
      </w:r>
      <w:ins w:id="185" w:author="Joe Hahn" w:date="2025-07-07T22:24:00Z" w16du:dateUtc="2025-07-08T03:24:00Z">
        <w:r w:rsidR="00C856F2">
          <w:t>B</w:t>
        </w:r>
      </w:ins>
      <w:del w:id="186" w:author="Joe Hahn" w:date="2025-07-07T22:24:00Z" w16du:dateUtc="2025-07-08T03:24:00Z">
        <w:r w:rsidR="00475070" w:rsidDel="00C856F2">
          <w:delText>W</w:delText>
        </w:r>
      </w:del>
      <w:r w:rsidR="00475070">
        <w:t xml:space="preserve"> that then calls</w:t>
      </w:r>
      <w:r w:rsidR="00751CBB">
        <w:t xml:space="preserve"> the </w:t>
      </w:r>
      <w:r w:rsidR="000C44F7">
        <w:t>embedding model</w:t>
      </w:r>
      <w:r w:rsidR="00515F66">
        <w:t xml:space="preserve"> </w:t>
      </w:r>
      <w:r w:rsidR="00475070">
        <w:t>(</w:t>
      </w:r>
      <w:r w:rsidR="00DC467A">
        <w:t>provide</w:t>
      </w:r>
      <w:r w:rsidR="00A86DD2">
        <w:t>d</w:t>
      </w:r>
      <w:r w:rsidR="00DC467A">
        <w:t xml:space="preserve"> by the GenAI box of Figure 1</w:t>
      </w:r>
      <w:r w:rsidR="00475070">
        <w:t>)</w:t>
      </w:r>
      <w:r w:rsidR="00515F66">
        <w:t xml:space="preserve"> </w:t>
      </w:r>
      <w:del w:id="187" w:author="Joe Hahn" w:date="2025-07-08T11:45:00Z" w16du:dateUtc="2025-07-08T16:45:00Z">
        <w:r w:rsidR="00515F66" w:rsidDel="00E80AAB">
          <w:delText xml:space="preserve">which </w:delText>
        </w:r>
      </w:del>
      <w:ins w:id="188" w:author="Joe Hahn" w:date="2025-07-08T11:45:00Z" w16du:dateUtc="2025-07-08T16:45:00Z">
        <w:r>
          <w:t xml:space="preserve">to </w:t>
        </w:r>
      </w:ins>
      <w:r w:rsidR="00751CBB">
        <w:t>recast</w:t>
      </w:r>
      <w:del w:id="189" w:author="Joe Hahn" w:date="2025-07-08T11:45:00Z" w16du:dateUtc="2025-07-08T16:45:00Z">
        <w:r w:rsidR="006337B7" w:rsidDel="00E80AAB">
          <w:delText>s</w:delText>
        </w:r>
      </w:del>
      <w:r w:rsidR="00751CBB">
        <w:t xml:space="preserve"> t</w:t>
      </w:r>
      <w:r w:rsidR="00B75B68">
        <w:t>h</w:t>
      </w:r>
      <w:r w:rsidR="00515F66">
        <w:t>at</w:t>
      </w:r>
      <w:r w:rsidR="003C2657">
        <w:t xml:space="preserve"> </w:t>
      </w:r>
      <w:ins w:id="190" w:author="Joe Hahn" w:date="2025-07-07T22:14:00Z" w16du:dateUtc="2025-07-08T03:14:00Z">
        <w:r w:rsidR="00025657" w:rsidRPr="00025657">
          <w:t>prompt</w:t>
        </w:r>
        <w:r w:rsidR="00025657" w:rsidRPr="00025657" w:rsidDel="00025657">
          <w:t xml:space="preserve"> </w:t>
        </w:r>
      </w:ins>
      <w:del w:id="191" w:author="Joe Hahn" w:date="2025-07-07T22:14:00Z" w16du:dateUtc="2025-07-08T03:14:00Z">
        <w:r w:rsidR="003C2657" w:rsidDel="00025657">
          <w:delText xml:space="preserve">request </w:delText>
        </w:r>
      </w:del>
      <w:r w:rsidR="00751CBB">
        <w:t>as a</w:t>
      </w:r>
      <w:r w:rsidR="006337B7">
        <w:t xml:space="preserve"> </w:t>
      </w:r>
      <w:r w:rsidR="00DC0744">
        <w:t>vector</w:t>
      </w:r>
      <w:r w:rsidR="00515F66">
        <w:t>.</w:t>
      </w:r>
      <w:r w:rsidR="00DC467A">
        <w:t xml:space="preserve"> </w:t>
      </w:r>
      <w:r w:rsidR="00515F66">
        <w:t>Th</w:t>
      </w:r>
      <w:ins w:id="192" w:author="Joe Hahn" w:date="2025-07-08T11:45:00Z" w16du:dateUtc="2025-07-08T16:45:00Z">
        <w:r>
          <w:t>e</w:t>
        </w:r>
      </w:ins>
      <w:del w:id="193" w:author="Joe Hahn" w:date="2025-07-08T11:45:00Z" w16du:dateUtc="2025-07-08T16:45:00Z">
        <w:r w:rsidR="00515F66" w:rsidDel="00E80AAB">
          <w:delText>at</w:delText>
        </w:r>
      </w:del>
      <w:r w:rsidR="00515F66">
        <w:t xml:space="preserve"> vector database </w:t>
      </w:r>
      <w:r w:rsidR="00751CBB">
        <w:t xml:space="preserve">then performs a vector similarity search to find the top N text chunks that are </w:t>
      </w:r>
      <w:r w:rsidR="003C2657" w:rsidRPr="003C2657">
        <w:t xml:space="preserve">most </w:t>
      </w:r>
      <w:r w:rsidR="00751CBB">
        <w:t xml:space="preserve">semantically </w:t>
      </w:r>
      <w:proofErr w:type="gramStart"/>
      <w:r w:rsidR="00751CBB">
        <w:t>similar to</w:t>
      </w:r>
      <w:proofErr w:type="gramEnd"/>
      <w:r w:rsidR="00751CBB">
        <w:t xml:space="preserve"> the </w:t>
      </w:r>
      <w:ins w:id="194" w:author="Joe Hahn" w:date="2025-07-07T22:14:00Z" w16du:dateUtc="2025-07-08T03:14:00Z">
        <w:r w:rsidR="00025657">
          <w:t>prompt</w:t>
        </w:r>
      </w:ins>
      <w:del w:id="195" w:author="Joe Hahn" w:date="2025-07-07T22:14:00Z" w16du:dateUtc="2025-07-08T03:14:00Z">
        <w:r w:rsidR="00751CBB" w:rsidDel="00025657">
          <w:delText>user’s request</w:delText>
        </w:r>
      </w:del>
      <w:r w:rsidR="00751CBB">
        <w:t>. Those</w:t>
      </w:r>
      <w:del w:id="196" w:author="Joe Hahn" w:date="2025-07-10T17:43:00Z" w16du:dateUtc="2025-07-10T21:43:00Z">
        <w:r w:rsidR="00751CBB" w:rsidDel="002717C3">
          <w:delText xml:space="preserve"> N</w:delText>
        </w:r>
      </w:del>
      <w:r w:rsidR="00751CBB">
        <w:t xml:space="preserve"> text chunks are </w:t>
      </w:r>
      <w:r w:rsidR="00751CBB" w:rsidRPr="006337B7">
        <w:rPr>
          <w:i/>
          <w:iCs/>
        </w:rPr>
        <w:t>context documents</w:t>
      </w:r>
      <w:r w:rsidR="00751CBB">
        <w:t xml:space="preserve">, and that context is forwarded to the </w:t>
      </w:r>
      <w:del w:id="197" w:author="Joe Hahn" w:date="2025-07-07T22:31:00Z" w16du:dateUtc="2025-07-08T03:31:00Z">
        <w:r w:rsidR="00751CBB" w:rsidRPr="00FF7672" w:rsidDel="00FF7672">
          <w:rPr>
            <w:rPrChange w:id="198" w:author="Joe Hahn" w:date="2025-07-07T22:31:00Z" w16du:dateUtc="2025-07-08T03:31:00Z">
              <w:rPr>
                <w:rStyle w:val="Hyperlink"/>
              </w:rPr>
            </w:rPrChange>
          </w:rPr>
          <w:delText>large language model</w:delText>
        </w:r>
        <w:r w:rsidR="00751CBB" w:rsidDel="00FF7672">
          <w:delText xml:space="preserve"> (</w:delText>
        </w:r>
      </w:del>
      <w:r w:rsidR="00751CBB">
        <w:t>LLM</w:t>
      </w:r>
      <w:ins w:id="199" w:author="Joe Hahn" w:date="2025-07-07T22:32:00Z" w16du:dateUtc="2025-07-08T03:32:00Z">
        <w:r w:rsidR="00FF7672">
          <w:t xml:space="preserve"> (which is</w:t>
        </w:r>
      </w:ins>
      <w:del w:id="200" w:author="Joe Hahn" w:date="2025-07-07T22:31:00Z" w16du:dateUtc="2025-07-08T03:31:00Z">
        <w:r w:rsidR="00491C1B" w:rsidDel="00FF7672">
          <w:delText>,</w:delText>
        </w:r>
      </w:del>
      <w:r w:rsidR="00491C1B">
        <w:t xml:space="preserve"> also</w:t>
      </w:r>
      <w:r w:rsidR="00DC467A">
        <w:t xml:space="preserve"> </w:t>
      </w:r>
      <w:ins w:id="201" w:author="Joe Hahn" w:date="2025-07-07T22:32:00Z" w16du:dateUtc="2025-07-08T03:32:00Z">
        <w:r w:rsidR="00FF7672">
          <w:t>provided</w:t>
        </w:r>
      </w:ins>
      <w:del w:id="202" w:author="Joe Hahn" w:date="2025-07-07T22:32:00Z" w16du:dateUtc="2025-07-08T03:32:00Z">
        <w:r w:rsidR="00DC467A" w:rsidDel="00FF7672">
          <w:delText>proved</w:delText>
        </w:r>
      </w:del>
      <w:r w:rsidR="00DC467A">
        <w:t xml:space="preserve"> by GenAI service of Figure 1</w:t>
      </w:r>
      <w:r w:rsidR="00751CBB">
        <w:t xml:space="preserve">) </w:t>
      </w:r>
      <w:r w:rsidR="00420231">
        <w:t>with</w:t>
      </w:r>
      <w:r w:rsidR="00751CBB">
        <w:t xml:space="preserve"> these instructions: use the context to </w:t>
      </w:r>
      <w:ins w:id="203" w:author="Joe Hahn" w:date="2025-07-07T22:14:00Z" w16du:dateUtc="2025-07-08T03:14:00Z">
        <w:r w:rsidR="00025657">
          <w:t>satisfy the user’s prompt</w:t>
        </w:r>
      </w:ins>
      <w:del w:id="204" w:author="Joe Hahn" w:date="2025-07-07T22:14:00Z" w16du:dateUtc="2025-07-08T03:14:00Z">
        <w:r w:rsidR="00751CBB" w:rsidDel="00025657">
          <w:delText>fulfil the user’s request</w:delText>
        </w:r>
      </w:del>
      <w:r w:rsidR="00751CBB">
        <w:t xml:space="preserve">. Which </w:t>
      </w:r>
      <w:r w:rsidR="00515F66">
        <w:t>instructs</w:t>
      </w:r>
      <w:r w:rsidR="00751CBB">
        <w:t xml:space="preserve"> the LLM to use the relevant </w:t>
      </w:r>
      <w:r w:rsidR="001F0A29">
        <w:t xml:space="preserve">proprietary </w:t>
      </w:r>
      <w:r w:rsidR="00751CBB">
        <w:t xml:space="preserve">business </w:t>
      </w:r>
      <w:r w:rsidR="008213B5">
        <w:t>context</w:t>
      </w:r>
      <w:r w:rsidR="00751CBB">
        <w:t xml:space="preserve"> that is stored in the </w:t>
      </w:r>
      <w:del w:id="205" w:author="Joe Hahn" w:date="2025-07-11T09:38:00Z" w16du:dateUtc="2025-07-11T13:38:00Z">
        <w:r w:rsidR="00751CBB" w:rsidDel="004F40B2">
          <w:delText xml:space="preserve">RAG </w:delText>
        </w:r>
      </w:del>
      <w:r w:rsidR="00751CBB">
        <w:t xml:space="preserve">knowledge base to answer the user’s question. </w:t>
      </w:r>
      <w:r w:rsidR="000075BD">
        <w:t xml:space="preserve">And </w:t>
      </w:r>
      <w:r w:rsidR="00751CBB">
        <w:t>prevents the LLM from using its internal</w:t>
      </w:r>
      <w:r w:rsidR="006337B7">
        <w:t xml:space="preserve"> knowledge (which</w:t>
      </w:r>
      <w:r w:rsidR="003C2657">
        <w:t xml:space="preserve"> </w:t>
      </w:r>
      <w:r w:rsidR="00DC467A">
        <w:t>is always</w:t>
      </w:r>
      <w:r w:rsidR="003C2657">
        <w:t xml:space="preserve"> </w:t>
      </w:r>
      <w:r w:rsidR="00DC467A">
        <w:t>out-of-date by months or more, can be incomplete,</w:t>
      </w:r>
      <w:r w:rsidR="003C2657">
        <w:t xml:space="preserve"> and</w:t>
      </w:r>
      <w:r w:rsidR="006337B7">
        <w:t xml:space="preserve"> </w:t>
      </w:r>
      <w:r w:rsidR="001F0A29">
        <w:t xml:space="preserve">is drawn from public-domain sources that </w:t>
      </w:r>
      <w:r w:rsidR="006337B7">
        <w:t>can differ significantly from the</w:t>
      </w:r>
      <w:r w:rsidR="003C2657">
        <w:t xml:space="preserve"> </w:t>
      </w:r>
      <w:r w:rsidR="00A71729">
        <w:t xml:space="preserve">more </w:t>
      </w:r>
      <w:r w:rsidR="008213B5">
        <w:t>germane</w:t>
      </w:r>
      <w:r w:rsidR="00A71729">
        <w:t xml:space="preserve"> </w:t>
      </w:r>
      <w:r w:rsidR="003C2657">
        <w:t>up-to-date</w:t>
      </w:r>
      <w:r w:rsidR="006337B7">
        <w:t xml:space="preserve"> facts </w:t>
      </w:r>
      <w:r w:rsidR="00A86DD2">
        <w:t xml:space="preserve">that are </w:t>
      </w:r>
      <w:r w:rsidR="006337B7">
        <w:t xml:space="preserve">stored in the proprietary </w:t>
      </w:r>
      <w:del w:id="206" w:author="Joe Hahn" w:date="2025-07-11T09:39:00Z" w16du:dateUtc="2025-07-11T13:39:00Z">
        <w:r w:rsidR="00420231" w:rsidDel="004F40B2">
          <w:delText xml:space="preserve">RAG </w:delText>
        </w:r>
      </w:del>
      <w:r w:rsidR="006337B7">
        <w:t xml:space="preserve">knowledge base) to satisfy the user’s request. </w:t>
      </w:r>
      <w:r w:rsidR="00491C1B">
        <w:t>Instructing</w:t>
      </w:r>
      <w:r w:rsidR="006337B7">
        <w:t xml:space="preserve"> the LLM to be mindful of the context also reduces the chance that the LLM’s response will be speculative</w:t>
      </w:r>
      <w:r w:rsidR="00491C1B">
        <w:t>, incomplete,</w:t>
      </w:r>
      <w:r w:rsidR="006337B7">
        <w:t xml:space="preserve"> or a hallucination. </w:t>
      </w:r>
    </w:p>
    <w:p w14:paraId="7CEF1474" w14:textId="77777777" w:rsidR="00757C44" w:rsidRDefault="00757C44"/>
    <w:p w14:paraId="2B50530B" w14:textId="3A866E64" w:rsidR="00974636" w:rsidRPr="00AE30D2" w:rsidRDefault="00974636" w:rsidP="00974636">
      <w:pPr>
        <w:rPr>
          <w:rFonts w:ascii="Courier New" w:hAnsi="Courier New" w:cs="Courier New"/>
        </w:rPr>
      </w:pPr>
      <w:r w:rsidRPr="00772F33">
        <w:rPr>
          <w:noProof/>
        </w:rPr>
        <w:drawing>
          <wp:inline distT="0" distB="0" distL="0" distR="0" wp14:anchorId="4EDD5CDE" wp14:editId="3EF55EEE">
            <wp:extent cx="5929693" cy="4751405"/>
            <wp:effectExtent l="0" t="0" r="1270" b="0"/>
            <wp:docPr id="1973727114" name="Picture 1973727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27114" name="Picture 19737271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93" cy="47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8DA9" w14:textId="7860BDF5" w:rsidR="00974636" w:rsidRPr="00BF0872" w:rsidRDefault="00974636" w:rsidP="00974636">
      <w:pPr>
        <w:pStyle w:val="Caption"/>
        <w:rPr>
          <w:i w:val="0"/>
          <w:iCs w:val="0"/>
        </w:rPr>
      </w:pPr>
      <w:commentRangeStart w:id="207"/>
      <w:r>
        <w:t xml:space="preserve">Figure 1. </w:t>
      </w:r>
      <w:r>
        <w:rPr>
          <w:i w:val="0"/>
          <w:iCs w:val="0"/>
        </w:rPr>
        <w:t>Architecture of the Select</w:t>
      </w:r>
      <w:ins w:id="208" w:author="Joe Hahn" w:date="2025-07-07T22:37:00Z" w16du:dateUtc="2025-07-08T03:37:00Z">
        <w:r w:rsidR="00E070A4">
          <w:rPr>
            <w:i w:val="0"/>
            <w:iCs w:val="0"/>
          </w:rPr>
          <w:t xml:space="preserve"> </w:t>
        </w:r>
      </w:ins>
      <w:del w:id="209" w:author="Joe Hahn" w:date="2025-07-07T22:37:00Z" w16du:dateUtc="2025-07-08T03:37:00Z">
        <w:r w:rsidDel="00E070A4">
          <w:rPr>
            <w:i w:val="0"/>
            <w:iCs w:val="0"/>
          </w:rPr>
          <w:delText>-</w:delText>
        </w:r>
      </w:del>
      <w:r>
        <w:rPr>
          <w:i w:val="0"/>
          <w:iCs w:val="0"/>
        </w:rPr>
        <w:t>AI</w:t>
      </w:r>
      <w:ins w:id="210" w:author="Joe Hahn" w:date="2025-07-07T22:37:00Z" w16du:dateUtc="2025-07-08T03:37:00Z">
        <w:r w:rsidR="00E070A4">
          <w:rPr>
            <w:i w:val="0"/>
            <w:iCs w:val="0"/>
          </w:rPr>
          <w:t xml:space="preserve"> </w:t>
        </w:r>
      </w:ins>
      <w:del w:id="211" w:author="Joe Hahn" w:date="2025-07-07T22:37:00Z" w16du:dateUtc="2025-07-08T03:37:00Z">
        <w:r w:rsidDel="00E070A4">
          <w:rPr>
            <w:i w:val="0"/>
            <w:iCs w:val="0"/>
          </w:rPr>
          <w:delText>-</w:delText>
        </w:r>
      </w:del>
      <w:r>
        <w:rPr>
          <w:i w:val="0"/>
          <w:iCs w:val="0"/>
        </w:rPr>
        <w:t xml:space="preserve">RAG pipeline </w:t>
      </w:r>
      <w:r w:rsidR="00A86DD2">
        <w:rPr>
          <w:i w:val="0"/>
          <w:iCs w:val="0"/>
        </w:rPr>
        <w:t>deployed in OCI</w:t>
      </w:r>
      <w:r>
        <w:rPr>
          <w:i w:val="0"/>
          <w:iCs w:val="0"/>
        </w:rPr>
        <w:t>.</w:t>
      </w:r>
      <w:commentRangeEnd w:id="207"/>
      <w:r w:rsidR="00B14C29">
        <w:rPr>
          <w:rStyle w:val="CommentReference"/>
          <w:rFonts w:ascii="Times New Roman" w:eastAsia="Times New Roman" w:hAnsi="Times New Roman" w:cs="Times New Roman"/>
          <w:i w:val="0"/>
          <w:iCs w:val="0"/>
          <w:color w:val="auto"/>
        </w:rPr>
        <w:commentReference w:id="207"/>
      </w:r>
    </w:p>
    <w:p w14:paraId="2F68B873" w14:textId="5046D686" w:rsidR="00BA2A49" w:rsidRDefault="00DC467A">
      <w:r>
        <w:t xml:space="preserve">Note also that if open-source </w:t>
      </w:r>
      <w:r w:rsidR="000C44F7">
        <w:t>embeddings</w:t>
      </w:r>
      <w:r>
        <w:t xml:space="preserve"> and LLM</w:t>
      </w:r>
      <w:r w:rsidR="00491C1B">
        <w:t>s</w:t>
      </w:r>
      <w:r>
        <w:t xml:space="preserve"> are utilized, which are both quite effective </w:t>
      </w:r>
      <w:r w:rsidR="00515F66">
        <w:t>in</w:t>
      </w:r>
      <w:r>
        <w:t xml:space="preserve"> RAG, then this AI-powered solution can have a modest price tag. The principal compute costs will be the inferencing costs for the LLM and the </w:t>
      </w:r>
      <w:r w:rsidR="000C44F7">
        <w:t>embedding model</w:t>
      </w:r>
      <w:r w:rsidR="00515F66">
        <w:t>s</w:t>
      </w:r>
      <w:r>
        <w:t xml:space="preserve">, and the vector database. </w:t>
      </w:r>
      <w:r>
        <w:lastRenderedPageBreak/>
        <w:t xml:space="preserve">Consequently, RAG can be a very </w:t>
      </w:r>
      <w:r w:rsidR="001F0A29">
        <w:t>cost-effective</w:t>
      </w:r>
      <w:r>
        <w:t xml:space="preserve"> way of keeping an AI-powered solution aware of one’s rapidly evolving business data without</w:t>
      </w:r>
      <w:r w:rsidR="00491C1B">
        <w:t xml:space="preserve"> </w:t>
      </w:r>
      <w:r w:rsidR="001F0A29">
        <w:t xml:space="preserve">the </w:t>
      </w:r>
      <w:r>
        <w:t>need</w:t>
      </w:r>
      <w:r w:rsidR="001F0A29">
        <w:t xml:space="preserve"> for</w:t>
      </w:r>
      <w:r>
        <w:t xml:space="preserve"> expensive training and retraining of AI models on </w:t>
      </w:r>
      <w:hyperlink r:id="rId17" w:history="1">
        <w:r w:rsidRPr="008213B5">
          <w:rPr>
            <w:rStyle w:val="Hyperlink"/>
          </w:rPr>
          <w:t>GPU</w:t>
        </w:r>
      </w:hyperlink>
      <w:r>
        <w:t>.</w:t>
      </w:r>
    </w:p>
    <w:p w14:paraId="749602E4" w14:textId="77777777" w:rsidR="00816AD3" w:rsidRDefault="00816AD3"/>
    <w:p w14:paraId="1BE43A3D" w14:textId="022F9679" w:rsidR="00BD7AF2" w:rsidRPr="0095116F" w:rsidRDefault="00394007">
      <w:pPr>
        <w:rPr>
          <w:rFonts w:ascii="Calibri" w:hAnsi="Calibri" w:cs="Calibri"/>
          <w:i/>
          <w:iCs/>
          <w:sz w:val="26"/>
          <w:szCs w:val="26"/>
        </w:rPr>
      </w:pPr>
      <w:r w:rsidRPr="0095116F">
        <w:rPr>
          <w:rFonts w:ascii="Calibri" w:hAnsi="Calibri" w:cs="Calibri"/>
          <w:i/>
          <w:iCs/>
          <w:sz w:val="26"/>
          <w:szCs w:val="26"/>
        </w:rPr>
        <w:t>Input</w:t>
      </w:r>
      <w:r w:rsidR="00BD7AF2" w:rsidRPr="0095116F">
        <w:rPr>
          <w:rFonts w:ascii="Calibri" w:hAnsi="Calibri" w:cs="Calibri"/>
          <w:i/>
          <w:iCs/>
          <w:sz w:val="26"/>
          <w:szCs w:val="26"/>
        </w:rPr>
        <w:t xml:space="preserve"> Data: </w:t>
      </w:r>
      <w:r w:rsidRPr="0095116F">
        <w:rPr>
          <w:rFonts w:ascii="Calibri" w:hAnsi="Calibri" w:cs="Calibri"/>
          <w:i/>
          <w:iCs/>
          <w:sz w:val="26"/>
          <w:szCs w:val="26"/>
        </w:rPr>
        <w:t>N</w:t>
      </w:r>
      <w:r w:rsidR="00BD7AF2" w:rsidRPr="0095116F">
        <w:rPr>
          <w:rFonts w:ascii="Calibri" w:hAnsi="Calibri" w:cs="Calibri"/>
          <w:i/>
          <w:iCs/>
          <w:sz w:val="26"/>
          <w:szCs w:val="26"/>
        </w:rPr>
        <w:t>ovels from Project Gutenberg</w:t>
      </w:r>
    </w:p>
    <w:p w14:paraId="6531FFAD" w14:textId="77777777" w:rsidR="00BD7AF2" w:rsidRDefault="00BD7AF2"/>
    <w:p w14:paraId="1BAD081F" w14:textId="5C623548" w:rsidR="007E6D81" w:rsidRDefault="00BD7AF2">
      <w:r>
        <w:t>Th</w:t>
      </w:r>
      <w:r w:rsidR="003C2657">
        <w:t>e</w:t>
      </w:r>
      <w:r>
        <w:t xml:space="preserve"> </w:t>
      </w:r>
      <w:r w:rsidR="00394007">
        <w:t xml:space="preserve">RAG </w:t>
      </w:r>
      <w:r>
        <w:t>experiment</w:t>
      </w:r>
      <w:r w:rsidR="00394007">
        <w:t xml:space="preserve"> </w:t>
      </w:r>
      <w:r w:rsidR="003C2657">
        <w:t xml:space="preserve">developed here will </w:t>
      </w:r>
      <w:r w:rsidR="00394007">
        <w:t>use 20 novels</w:t>
      </w:r>
      <w:del w:id="212" w:author="Joe Hahn" w:date="2025-07-11T09:44:00Z" w16du:dateUtc="2025-07-11T13:44:00Z">
        <w:r w:rsidR="00394007" w:rsidDel="00CE754D">
          <w:delText xml:space="preserve"> </w:delText>
        </w:r>
        <w:r w:rsidR="00491C1B" w:rsidDel="00CE754D">
          <w:delText>that are</w:delText>
        </w:r>
      </w:del>
      <w:r w:rsidR="00491C1B">
        <w:t xml:space="preserve"> </w:t>
      </w:r>
      <w:r w:rsidR="00394007">
        <w:t xml:space="preserve">downloaded from </w:t>
      </w:r>
      <w:r w:rsidR="009A7E1C">
        <w:t xml:space="preserve">the </w:t>
      </w:r>
      <w:hyperlink r:id="rId18" w:history="1">
        <w:r w:rsidR="008213B5">
          <w:rPr>
            <w:rStyle w:val="Hyperlink"/>
          </w:rPr>
          <w:t>Project Gutenberg</w:t>
        </w:r>
      </w:hyperlink>
      <w:r w:rsidR="00974636">
        <w:t xml:space="preserve"> </w:t>
      </w:r>
      <w:r w:rsidR="008213B5" w:rsidRPr="008213B5">
        <w:t>website</w:t>
      </w:r>
      <w:r w:rsidR="008213B5">
        <w:t xml:space="preserve"> </w:t>
      </w:r>
      <w:r w:rsidR="003C2657">
        <w:t xml:space="preserve">and </w:t>
      </w:r>
      <w:r w:rsidR="00153BBF">
        <w:t xml:space="preserve">stored </w:t>
      </w:r>
      <w:r w:rsidR="00974636">
        <w:t>in the Object Store bucket</w:t>
      </w:r>
      <w:r w:rsidR="00394007">
        <w:t xml:space="preserve"> </w:t>
      </w:r>
      <w:r w:rsidR="009A7E1C">
        <w:t>of</w:t>
      </w:r>
      <w:r w:rsidR="00974636">
        <w:t xml:space="preserve"> </w:t>
      </w:r>
      <w:r w:rsidR="00394007">
        <w:t xml:space="preserve">Figure </w:t>
      </w:r>
      <w:r w:rsidR="00974636">
        <w:t>1</w:t>
      </w:r>
      <w:ins w:id="213" w:author="Joe Hahn" w:date="2025-07-10T17:48:00Z" w16du:dateUtc="2025-07-10T21:48:00Z">
        <w:r w:rsidR="002717C3">
          <w:t>, and s</w:t>
        </w:r>
      </w:ins>
      <w:del w:id="214" w:author="Joe Hahn" w:date="2025-07-08T11:47:00Z" w16du:dateUtc="2025-07-08T16:47:00Z">
        <w:r w:rsidR="006E20E6" w:rsidDel="00E80AAB">
          <w:delText>;</w:delText>
        </w:r>
        <w:r w:rsidR="001F0A29" w:rsidDel="00E80AAB">
          <w:delText xml:space="preserve"> s</w:delText>
        </w:r>
      </w:del>
      <w:r w:rsidR="00491C1B">
        <w:t>ee</w:t>
      </w:r>
      <w:r w:rsidR="009A7E1C">
        <w:t xml:space="preserve"> </w:t>
      </w:r>
      <w:r w:rsidR="00153BBF">
        <w:t>Figure 2 for a screengrab of that data.</w:t>
      </w:r>
      <w:r w:rsidR="00394007">
        <w:t xml:space="preserve"> Since this post is about using RAG for business purposes, one might question the use </w:t>
      </w:r>
      <w:r w:rsidR="00153BBF">
        <w:t xml:space="preserve">of </w:t>
      </w:r>
      <w:r w:rsidR="00394007">
        <w:t>fiction</w:t>
      </w:r>
      <w:r w:rsidR="00A71729">
        <w:t>al stories</w:t>
      </w:r>
      <w:r w:rsidR="00394007">
        <w:t xml:space="preserve"> here. But this </w:t>
      </w:r>
      <w:r w:rsidR="003C2657">
        <w:t xml:space="preserve">dataset </w:t>
      </w:r>
      <w:r w:rsidR="00394007">
        <w:t xml:space="preserve">allows </w:t>
      </w:r>
      <w:r w:rsidR="00491C1B">
        <w:t>one</w:t>
      </w:r>
      <w:r w:rsidR="00394007">
        <w:t xml:space="preserve"> to swiftly test the quality of</w:t>
      </w:r>
      <w:r w:rsidR="00491C1B">
        <w:t xml:space="preserve"> this</w:t>
      </w:r>
      <w:r w:rsidR="00394007">
        <w:t xml:space="preserve"> RAG solution</w:t>
      </w:r>
      <w:r w:rsidR="00515F66">
        <w:t>: s</w:t>
      </w:r>
      <w:r w:rsidR="00394007">
        <w:t>ince all these stories are known to t</w:t>
      </w:r>
      <w:r w:rsidR="00EC1AEF">
        <w:t>hese blog authors</w:t>
      </w:r>
      <w:r w:rsidR="00491C1B">
        <w:t xml:space="preserve"> </w:t>
      </w:r>
      <w:r w:rsidR="00394007">
        <w:t xml:space="preserve">and </w:t>
      </w:r>
      <w:r w:rsidR="00974636">
        <w:t xml:space="preserve">are </w:t>
      </w:r>
      <w:r w:rsidR="00394007">
        <w:t xml:space="preserve">likely </w:t>
      </w:r>
      <w:r w:rsidR="00974636">
        <w:t xml:space="preserve">known </w:t>
      </w:r>
      <w:r w:rsidR="00394007">
        <w:t xml:space="preserve">to </w:t>
      </w:r>
      <w:r w:rsidR="00491C1B">
        <w:t>most</w:t>
      </w:r>
      <w:r w:rsidR="00394007">
        <w:t xml:space="preserve"> readers, it </w:t>
      </w:r>
      <w:r w:rsidR="009F779A">
        <w:t>will be</w:t>
      </w:r>
      <w:r w:rsidR="00153BBF">
        <w:t xml:space="preserve"> </w:t>
      </w:r>
      <w:r w:rsidR="00394007">
        <w:t xml:space="preserve">easy to tell at a glance </w:t>
      </w:r>
      <w:r w:rsidR="00153BBF">
        <w:t>whether</w:t>
      </w:r>
      <w:r w:rsidR="00394007">
        <w:t xml:space="preserve"> the vector similarity search behav</w:t>
      </w:r>
      <w:r w:rsidR="00153BBF">
        <w:t>e</w:t>
      </w:r>
      <w:r w:rsidR="001F0A29">
        <w:t>s</w:t>
      </w:r>
      <w:r w:rsidR="00394007">
        <w:t xml:space="preserve"> as expected, and </w:t>
      </w:r>
      <w:r w:rsidR="00153BBF">
        <w:t xml:space="preserve">if </w:t>
      </w:r>
      <w:r w:rsidR="00394007">
        <w:t xml:space="preserve">the LLM’s </w:t>
      </w:r>
      <w:r w:rsidR="00153BBF">
        <w:t xml:space="preserve">summary </w:t>
      </w:r>
      <w:r w:rsidR="00394007">
        <w:t>answer is correct.</w:t>
      </w:r>
    </w:p>
    <w:p w14:paraId="146C5E21" w14:textId="77777777" w:rsidR="007E6D81" w:rsidRDefault="007E6D81"/>
    <w:p w14:paraId="4265BD31" w14:textId="77777777" w:rsidR="007E6D81" w:rsidRPr="00AE30D2" w:rsidRDefault="007E6D81" w:rsidP="007E6D81">
      <w:pPr>
        <w:rPr>
          <w:rFonts w:ascii="Courier New" w:hAnsi="Courier New" w:cs="Courier New"/>
        </w:rPr>
      </w:pPr>
      <w:r w:rsidRPr="00772F33">
        <w:rPr>
          <w:noProof/>
        </w:rPr>
        <w:drawing>
          <wp:inline distT="0" distB="0" distL="0" distR="0" wp14:anchorId="32DAEF5D" wp14:editId="6F1D7D39">
            <wp:extent cx="5756744" cy="432614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20" cy="4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DF36" w14:textId="79428A44" w:rsidR="007E6D81" w:rsidRPr="00BF0872" w:rsidRDefault="007E6D81" w:rsidP="007E6D81">
      <w:pPr>
        <w:pStyle w:val="Caption"/>
        <w:rPr>
          <w:i w:val="0"/>
          <w:iCs w:val="0"/>
        </w:rPr>
      </w:pPr>
      <w:r>
        <w:t xml:space="preserve">Figure </w:t>
      </w:r>
      <w:r w:rsidR="00974636">
        <w:t>2</w:t>
      </w:r>
      <w:r>
        <w:t xml:space="preserve">. </w:t>
      </w:r>
      <w:r>
        <w:rPr>
          <w:i w:val="0"/>
          <w:iCs w:val="0"/>
        </w:rPr>
        <w:t>S</w:t>
      </w:r>
      <w:r w:rsidR="00394007">
        <w:rPr>
          <w:i w:val="0"/>
          <w:iCs w:val="0"/>
        </w:rPr>
        <w:t xml:space="preserve">creengrab of three of the 20 novels downloaded from Project Gutenberg and </w:t>
      </w:r>
      <w:r w:rsidR="00B94F60">
        <w:rPr>
          <w:i w:val="0"/>
          <w:iCs w:val="0"/>
        </w:rPr>
        <w:t xml:space="preserve">stored </w:t>
      </w:r>
      <w:r w:rsidR="008B6E33">
        <w:rPr>
          <w:i w:val="0"/>
          <w:iCs w:val="0"/>
        </w:rPr>
        <w:t xml:space="preserve">as text files </w:t>
      </w:r>
      <w:r w:rsidR="00B94F60">
        <w:rPr>
          <w:i w:val="0"/>
          <w:iCs w:val="0"/>
        </w:rPr>
        <w:t>in the Object Store bucket of Figure 1</w:t>
      </w:r>
      <w:r w:rsidR="00394007">
        <w:rPr>
          <w:i w:val="0"/>
          <w:iCs w:val="0"/>
        </w:rPr>
        <w:t>.</w:t>
      </w:r>
    </w:p>
    <w:p w14:paraId="3E4A45D4" w14:textId="77777777" w:rsidR="007E6D81" w:rsidRDefault="007E6D81"/>
    <w:p w14:paraId="4003F754" w14:textId="0B7CBB4B" w:rsidR="00EB0D68" w:rsidRPr="0095116F" w:rsidRDefault="009B454C" w:rsidP="00EB0D68">
      <w:pPr>
        <w:rPr>
          <w:rFonts w:ascii="Calibri" w:hAnsi="Calibri" w:cs="Calibri"/>
          <w:i/>
          <w:iCs/>
          <w:sz w:val="26"/>
          <w:szCs w:val="26"/>
        </w:rPr>
      </w:pPr>
      <w:commentRangeStart w:id="215"/>
      <w:r w:rsidRPr="0095116F">
        <w:rPr>
          <w:rFonts w:ascii="Calibri" w:hAnsi="Calibri" w:cs="Calibri"/>
          <w:i/>
          <w:iCs/>
          <w:sz w:val="26"/>
          <w:szCs w:val="26"/>
        </w:rPr>
        <w:t>Select</w:t>
      </w:r>
      <w:ins w:id="216" w:author="Joe Hahn" w:date="2025-07-07T22:35:00Z" w16du:dateUtc="2025-07-08T03:35:00Z">
        <w:r w:rsidR="00E070A4">
          <w:rPr>
            <w:rFonts w:ascii="Calibri" w:hAnsi="Calibri" w:cs="Calibri"/>
            <w:i/>
            <w:iCs/>
            <w:sz w:val="26"/>
            <w:szCs w:val="26"/>
          </w:rPr>
          <w:t xml:space="preserve"> </w:t>
        </w:r>
      </w:ins>
      <w:del w:id="217" w:author="Joe Hahn" w:date="2025-07-07T22:35:00Z" w16du:dateUtc="2025-07-08T03:35:00Z">
        <w:r w:rsidR="00B94F60" w:rsidDel="00E070A4">
          <w:rPr>
            <w:rFonts w:ascii="Calibri" w:hAnsi="Calibri" w:cs="Calibri"/>
            <w:i/>
            <w:iCs/>
            <w:sz w:val="26"/>
            <w:szCs w:val="26"/>
          </w:rPr>
          <w:delText>-</w:delText>
        </w:r>
      </w:del>
      <w:r w:rsidRPr="0095116F">
        <w:rPr>
          <w:rFonts w:ascii="Calibri" w:hAnsi="Calibri" w:cs="Calibri"/>
          <w:i/>
          <w:iCs/>
          <w:sz w:val="26"/>
          <w:szCs w:val="26"/>
        </w:rPr>
        <w:t>A</w:t>
      </w:r>
      <w:del w:id="218" w:author="Joe Hahn" w:date="2025-07-07T22:35:00Z" w16du:dateUtc="2025-07-08T03:35:00Z">
        <w:r w:rsidRPr="0095116F" w:rsidDel="00E070A4">
          <w:rPr>
            <w:rFonts w:ascii="Calibri" w:hAnsi="Calibri" w:cs="Calibri"/>
            <w:i/>
            <w:iCs/>
            <w:sz w:val="26"/>
            <w:szCs w:val="26"/>
          </w:rPr>
          <w:delText>I</w:delText>
        </w:r>
      </w:del>
      <w:ins w:id="219" w:author="Joe Hahn" w:date="2025-07-07T22:35:00Z" w16du:dateUtc="2025-07-08T03:35:00Z">
        <w:r w:rsidR="00E070A4">
          <w:rPr>
            <w:rFonts w:ascii="Calibri" w:hAnsi="Calibri" w:cs="Calibri"/>
            <w:i/>
            <w:iCs/>
            <w:sz w:val="26"/>
            <w:szCs w:val="26"/>
          </w:rPr>
          <w:t xml:space="preserve">I </w:t>
        </w:r>
      </w:ins>
      <w:del w:id="220" w:author="Joe Hahn" w:date="2025-07-07T22:35:00Z" w16du:dateUtc="2025-07-08T03:35:00Z">
        <w:r w:rsidR="00B94F60" w:rsidDel="00E070A4">
          <w:rPr>
            <w:rFonts w:ascii="Calibri" w:hAnsi="Calibri" w:cs="Calibri"/>
            <w:i/>
            <w:iCs/>
            <w:sz w:val="26"/>
            <w:szCs w:val="26"/>
          </w:rPr>
          <w:delText>-</w:delText>
        </w:r>
      </w:del>
      <w:r w:rsidRPr="0095116F">
        <w:rPr>
          <w:rFonts w:ascii="Calibri" w:hAnsi="Calibri" w:cs="Calibri"/>
          <w:i/>
          <w:iCs/>
          <w:sz w:val="26"/>
          <w:szCs w:val="26"/>
        </w:rPr>
        <w:t>RAG</w:t>
      </w:r>
      <w:commentRangeEnd w:id="215"/>
      <w:r w:rsidR="00A93F61">
        <w:rPr>
          <w:rStyle w:val="CommentReference"/>
        </w:rPr>
        <w:commentReference w:id="215"/>
      </w:r>
    </w:p>
    <w:p w14:paraId="26E87CAE" w14:textId="77777777" w:rsidR="00EB0D68" w:rsidRDefault="00EB0D68"/>
    <w:p w14:paraId="7D0C98EE" w14:textId="6ACC9B06" w:rsidR="00AA3ED8" w:rsidRDefault="00B94F60">
      <w:del w:id="221" w:author="Joe Hahn" w:date="2025-07-07T15:28:00Z" w16du:dateUtc="2025-07-07T20:28:00Z">
        <w:r w:rsidDel="00F81CB1">
          <w:delText>The functionality utilized by th</w:delText>
        </w:r>
        <w:r w:rsidR="001F0A29" w:rsidDel="00F81CB1">
          <w:delText>e</w:delText>
        </w:r>
        <w:r w:rsidDel="00F81CB1">
          <w:delText xml:space="preserve"> ADW job described above is known as </w:delText>
        </w:r>
        <w:commentRangeStart w:id="222"/>
        <w:r w:rsidR="002F7BCD" w:rsidDel="00F81CB1">
          <w:fldChar w:fldCharType="begin"/>
        </w:r>
        <w:r w:rsidR="002F7BCD" w:rsidDel="00F81CB1">
          <w:delInstrText>HYPERLINK "https://blogs.oracle.com/database/post/announcing-select-ai-with-rag-on-adb"</w:delInstrText>
        </w:r>
        <w:r w:rsidR="002F7BCD" w:rsidDel="00F81CB1">
          <w:fldChar w:fldCharType="separate"/>
        </w:r>
        <w:r w:rsidRPr="00464079" w:rsidDel="00F81CB1">
          <w:rPr>
            <w:rStyle w:val="Hyperlink"/>
          </w:rPr>
          <w:delText>Select-AI-RAG</w:delText>
        </w:r>
        <w:r w:rsidR="002F7BCD" w:rsidDel="00F81CB1">
          <w:rPr>
            <w:rStyle w:val="Hyperlink"/>
          </w:rPr>
          <w:fldChar w:fldCharType="end"/>
        </w:r>
        <w:commentRangeEnd w:id="222"/>
        <w:r w:rsidR="00A93F61" w:rsidDel="00F81CB1">
          <w:rPr>
            <w:rStyle w:val="CommentReference"/>
          </w:rPr>
          <w:commentReference w:id="222"/>
        </w:r>
        <w:r w:rsidDel="00F81CB1">
          <w:delText xml:space="preserve">, and its setup and configuration </w:delText>
        </w:r>
        <w:r w:rsidR="008B6E33" w:rsidDel="00F81CB1">
          <w:delText>are</w:delText>
        </w:r>
        <w:r w:rsidR="009B454C" w:rsidDel="00F81CB1">
          <w:delText xml:space="preserve"> </w:delText>
        </w:r>
        <w:r w:rsidDel="00F81CB1">
          <w:delText xml:space="preserve">simple and </w:delText>
        </w:r>
        <w:r w:rsidR="009B454C" w:rsidDel="00F81CB1">
          <w:delText>straightforward.</w:delText>
        </w:r>
        <w:r w:rsidDel="00F81CB1">
          <w:delText xml:space="preserve"> </w:delText>
        </w:r>
      </w:del>
      <w:commentRangeStart w:id="223"/>
      <w:r>
        <w:t>F</w:t>
      </w:r>
      <w:r w:rsidR="009B454C">
        <w:t xml:space="preserve">or this experiment, all our one-time setup </w:t>
      </w:r>
      <w:r w:rsidR="00EC3AB5">
        <w:t xml:space="preserve">code </w:t>
      </w:r>
      <w:r w:rsidR="009B454C">
        <w:t>is</w:t>
      </w:r>
      <w:r w:rsidR="00EC3AB5">
        <w:t xml:space="preserve"> execute</w:t>
      </w:r>
      <w:r w:rsidR="00D77459">
        <w:t>d</w:t>
      </w:r>
      <w:r w:rsidR="009B454C">
        <w:t xml:space="preserve"> as SQL and PL/SQL </w:t>
      </w:r>
      <w:r>
        <w:t>executed</w:t>
      </w:r>
      <w:r w:rsidR="009B454C">
        <w:t xml:space="preserve"> within an </w:t>
      </w:r>
      <w:hyperlink r:id="rId20" w:history="1">
        <w:r w:rsidR="00464079">
          <w:rPr>
            <w:rStyle w:val="Hyperlink"/>
          </w:rPr>
          <w:t>Oracle Machine Learning (OML) notebook</w:t>
        </w:r>
      </w:hyperlink>
      <w:r w:rsidR="009B454C">
        <w:t xml:space="preserve"> </w:t>
      </w:r>
      <w:r w:rsidR="00EC3AB5">
        <w:t xml:space="preserve">that is provided by </w:t>
      </w:r>
      <w:r w:rsidR="00720C30">
        <w:t>AD</w:t>
      </w:r>
      <w:del w:id="224" w:author="Joe Hahn" w:date="2025-07-07T22:20:00Z" w16du:dateUtc="2025-07-08T03:20:00Z">
        <w:r w:rsidR="00720C30" w:rsidDel="00025657">
          <w:delText>W</w:delText>
        </w:r>
        <w:commentRangeEnd w:id="223"/>
        <w:r w:rsidR="00A93F61" w:rsidDel="00025657">
          <w:rPr>
            <w:rStyle w:val="CommentReference"/>
          </w:rPr>
          <w:commentReference w:id="223"/>
        </w:r>
        <w:r w:rsidR="003E5C9A" w:rsidDel="00025657">
          <w:delText>,</w:delText>
        </w:r>
      </w:del>
      <w:ins w:id="225" w:author="Joe Hahn" w:date="2025-07-07T22:20:00Z" w16du:dateUtc="2025-07-08T03:20:00Z">
        <w:r w:rsidR="00025657">
          <w:t>B</w:t>
        </w:r>
      </w:ins>
      <w:ins w:id="226" w:author="Joe Hahn" w:date="2025-07-08T10:26:00Z" w16du:dateUtc="2025-07-08T15:26:00Z">
        <w:r w:rsidR="000B6BAB">
          <w:t>,</w:t>
        </w:r>
      </w:ins>
      <w:r w:rsidR="003E5C9A">
        <w:t xml:space="preserve"> </w:t>
      </w:r>
      <w:r>
        <w:t>Figure 1</w:t>
      </w:r>
      <w:r w:rsidR="00EC3AB5">
        <w:t xml:space="preserve">. </w:t>
      </w:r>
      <w:commentRangeStart w:id="227"/>
      <w:r w:rsidR="00EC3AB5">
        <w:t xml:space="preserve">An </w:t>
      </w:r>
      <w:r w:rsidR="00EC3AB5">
        <w:lastRenderedPageBreak/>
        <w:t>OML notebook</w:t>
      </w:r>
      <w:r w:rsidR="009B454C">
        <w:t xml:space="preserve"> is a convenient place to execute </w:t>
      </w:r>
      <w:r w:rsidR="00EC3AB5">
        <w:t>datab</w:t>
      </w:r>
      <w:r w:rsidR="00A71729">
        <w:t>a</w:t>
      </w:r>
      <w:r w:rsidR="00EC3AB5">
        <w:t xml:space="preserve">se </w:t>
      </w:r>
      <w:r w:rsidR="009B454C">
        <w:t xml:space="preserve">code snippets </w:t>
      </w:r>
      <w:r w:rsidR="00EC3AB5">
        <w:t>with</w:t>
      </w:r>
      <w:r w:rsidR="009B454C">
        <w:t xml:space="preserve"> results </w:t>
      </w:r>
      <w:r w:rsidR="00EC3AB5">
        <w:t xml:space="preserve">displayed </w:t>
      </w:r>
      <w:r w:rsidR="009B454C">
        <w:t>inline</w:t>
      </w:r>
      <w:r w:rsidR="00EC3AB5">
        <w:t xml:space="preserve">, and </w:t>
      </w:r>
      <w:del w:id="228" w:author="Joe Hahn" w:date="2025-07-08T10:26:00Z" w16du:dateUtc="2025-07-08T15:26:00Z">
        <w:r w:rsidR="00EC3AB5" w:rsidDel="000B6BAB">
          <w:delText xml:space="preserve">all of </w:delText>
        </w:r>
      </w:del>
      <w:r w:rsidR="00EC3AB5">
        <w:t>this experiment</w:t>
      </w:r>
      <w:del w:id="229" w:author="Joe Hahn" w:date="2025-07-08T10:26:00Z" w16du:dateUtc="2025-07-08T15:26:00Z">
        <w:r w:rsidR="00EC3AB5" w:rsidDel="000B6BAB">
          <w:delText>’s</w:delText>
        </w:r>
      </w:del>
      <w:r w:rsidR="00EC3AB5">
        <w:t xml:space="preserve"> notebook</w:t>
      </w:r>
      <w:del w:id="230" w:author="Joe Hahn" w:date="2025-07-08T10:26:00Z" w16du:dateUtc="2025-07-08T15:26:00Z">
        <w:r w:rsidR="00EC3AB5" w:rsidDel="000B6BAB">
          <w:delText>s</w:delText>
        </w:r>
      </w:del>
      <w:r w:rsidR="00EC3AB5">
        <w:t xml:space="preserve"> </w:t>
      </w:r>
      <w:commentRangeEnd w:id="227"/>
      <w:r w:rsidR="00A93F61">
        <w:rPr>
          <w:rStyle w:val="CommentReference"/>
        </w:rPr>
        <w:commentReference w:id="227"/>
      </w:r>
      <w:r w:rsidR="00EC3AB5">
        <w:t xml:space="preserve">plus additional </w:t>
      </w:r>
      <w:r w:rsidR="001F0A29">
        <w:t>instructions</w:t>
      </w:r>
      <w:r w:rsidR="00EC3AB5">
        <w:t xml:space="preserve"> are</w:t>
      </w:r>
      <w:r w:rsidR="003E5C9A">
        <w:t xml:space="preserve"> archived in</w:t>
      </w:r>
      <w:r w:rsidR="001F0A29">
        <w:t xml:space="preserve"> this</w:t>
      </w:r>
      <w:r w:rsidR="00EC3AB5">
        <w:t xml:space="preserve"> </w:t>
      </w:r>
      <w:hyperlink r:id="rId21" w:history="1">
        <w:proofErr w:type="spellStart"/>
        <w:r w:rsidR="001F0A29">
          <w:rPr>
            <w:rStyle w:val="Hyperlink"/>
          </w:rPr>
          <w:t>github</w:t>
        </w:r>
        <w:proofErr w:type="spellEnd"/>
        <w:r w:rsidR="001F0A29">
          <w:rPr>
            <w:rStyle w:val="Hyperlink"/>
          </w:rPr>
          <w:t xml:space="preserve"> repository</w:t>
        </w:r>
      </w:hyperlink>
      <w:r w:rsidR="00EC3AB5">
        <w:t>.</w:t>
      </w:r>
    </w:p>
    <w:p w14:paraId="62B9AD2C" w14:textId="77777777" w:rsidR="009B454C" w:rsidRDefault="009B454C"/>
    <w:p w14:paraId="0683B6BE" w14:textId="054D4DDF" w:rsidR="009F779A" w:rsidRDefault="000075BD" w:rsidP="000075BD">
      <w:r w:rsidRPr="00720C30">
        <w:t>F</w:t>
      </w:r>
      <w:r w:rsidR="009F779A" w:rsidRPr="00720C30">
        <w:t>irst</w:t>
      </w:r>
      <w:r w:rsidR="009F779A" w:rsidRPr="000075BD">
        <w:rPr>
          <w:b/>
          <w:bCs/>
        </w:rPr>
        <w:t xml:space="preserve"> </w:t>
      </w:r>
      <w:r w:rsidR="009F779A" w:rsidRPr="00720C30">
        <w:t>step</w:t>
      </w:r>
      <w:r>
        <w:t xml:space="preserve"> </w:t>
      </w:r>
      <w:r w:rsidR="00D77459">
        <w:t xml:space="preserve">is </w:t>
      </w:r>
      <w:r w:rsidR="009F779A">
        <w:t>for the AD</w:t>
      </w:r>
      <w:ins w:id="231" w:author="Joe Hahn" w:date="2025-07-07T22:20:00Z" w16du:dateUtc="2025-07-08T03:20:00Z">
        <w:r w:rsidR="00025657">
          <w:t>B</w:t>
        </w:r>
      </w:ins>
      <w:del w:id="232" w:author="Joe Hahn" w:date="2025-07-07T22:20:00Z" w16du:dateUtc="2025-07-08T03:20:00Z">
        <w:r w:rsidR="009F779A" w:rsidDel="00025657">
          <w:delText>W</w:delText>
        </w:r>
      </w:del>
      <w:r w:rsidR="009F779A">
        <w:t xml:space="preserve"> admin to create the database user that will configure and deploy th</w:t>
      </w:r>
      <w:r w:rsidR="003E5C9A">
        <w:t>is</w:t>
      </w:r>
      <w:r w:rsidR="009F779A">
        <w:t xml:space="preserve"> RAG solution, and in this example</w:t>
      </w:r>
      <w:r w:rsidR="0044316E">
        <w:t xml:space="preserve"> th</w:t>
      </w:r>
      <w:r w:rsidR="00D77459">
        <w:t>at</w:t>
      </w:r>
      <w:r w:rsidR="0044316E">
        <w:t xml:space="preserve"> </w:t>
      </w:r>
      <w:r w:rsidR="009F779A">
        <w:t xml:space="preserve">user </w:t>
      </w:r>
      <w:r w:rsidR="0044316E">
        <w:t>is</w:t>
      </w:r>
      <w:r w:rsidR="009F779A">
        <w:t xml:space="preserve"> named </w:t>
      </w:r>
      <w:ins w:id="233" w:author="Joe Hahn" w:date="2025-07-08T10:38:00Z" w16du:dateUtc="2025-07-08T15:38:00Z">
        <w:r w:rsidR="00DF12A6" w:rsidRPr="00DF12A6">
          <w:t>SELECT_AI_USER</w:t>
        </w:r>
        <w:r w:rsidR="00DF12A6" w:rsidRPr="00DF12A6" w:rsidDel="00DF12A6">
          <w:t xml:space="preserve"> </w:t>
        </w:r>
      </w:ins>
      <w:del w:id="234" w:author="Joe Hahn" w:date="2025-07-08T10:38:00Z" w16du:dateUtc="2025-07-08T15:38:00Z">
        <w:r w:rsidR="009F779A" w:rsidDel="00DF12A6">
          <w:delText>SAIRAG</w:delText>
        </w:r>
        <w:r w:rsidR="0044316E" w:rsidDel="00DF12A6">
          <w:delText xml:space="preserve"> </w:delText>
        </w:r>
      </w:del>
      <w:r w:rsidR="0044316E">
        <w:t xml:space="preserve">and has these </w:t>
      </w:r>
      <w:r w:rsidR="009F779A">
        <w:t>permissions</w:t>
      </w:r>
      <w:r w:rsidR="0044316E">
        <w:t xml:space="preserve"> granted by the admin</w:t>
      </w:r>
      <w:r w:rsidR="009F779A">
        <w:t>:</w:t>
      </w:r>
    </w:p>
    <w:p w14:paraId="0606555E" w14:textId="77777777" w:rsidR="009F779A" w:rsidRDefault="009F779A" w:rsidP="009F779A"/>
    <w:p w14:paraId="3AD8BEC3" w14:textId="49AE571B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create user </w:t>
      </w:r>
      <w:ins w:id="235" w:author="Joe Hahn" w:date="2025-07-08T10:38:00Z" w16du:dateUtc="2025-07-08T15:38:00Z">
        <w:r w:rsidR="00DF12A6" w:rsidRPr="00DF12A6">
          <w:rPr>
            <w:rFonts w:ascii="Courier New" w:hAnsi="Courier New" w:cs="Courier New"/>
            <w:sz w:val="20"/>
            <w:szCs w:val="20"/>
          </w:rPr>
          <w:t>SELECT_AI_USER</w:t>
        </w:r>
        <w:r w:rsidR="00DF12A6">
          <w:rPr>
            <w:rFonts w:ascii="Courier New" w:hAnsi="Courier New" w:cs="Courier New"/>
            <w:sz w:val="20"/>
            <w:szCs w:val="20"/>
          </w:rPr>
          <w:t xml:space="preserve"> </w:t>
        </w:r>
      </w:ins>
      <w:commentRangeStart w:id="236"/>
      <w:del w:id="237" w:author="Joe Hahn" w:date="2025-07-08T10:38:00Z" w16du:dateUtc="2025-07-08T15:38:00Z">
        <w:r w:rsidRPr="009F779A" w:rsidDel="00DF12A6">
          <w:rPr>
            <w:rFonts w:ascii="Courier New" w:hAnsi="Courier New" w:cs="Courier New"/>
            <w:sz w:val="20"/>
            <w:szCs w:val="20"/>
          </w:rPr>
          <w:delText xml:space="preserve">SAIRAG </w:delText>
        </w:r>
        <w:commentRangeEnd w:id="236"/>
        <w:r w:rsidR="00A93F61" w:rsidDel="00DF12A6">
          <w:rPr>
            <w:rStyle w:val="CommentReference"/>
          </w:rPr>
          <w:commentReference w:id="236"/>
        </w:r>
      </w:del>
      <w:r w:rsidRPr="009F779A">
        <w:rPr>
          <w:rFonts w:ascii="Courier New" w:hAnsi="Courier New" w:cs="Courier New"/>
          <w:sz w:val="20"/>
          <w:szCs w:val="20"/>
        </w:rPr>
        <w:t>identified by "</w:t>
      </w:r>
      <w:r>
        <w:rPr>
          <w:rFonts w:ascii="Courier New" w:hAnsi="Courier New" w:cs="Courier New"/>
          <w:sz w:val="20"/>
          <w:szCs w:val="20"/>
        </w:rPr>
        <w:t>&lt;password&gt;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";</w:t>
      </w:r>
      <w:proofErr w:type="gramEnd"/>
    </w:p>
    <w:p w14:paraId="281B03A0" w14:textId="012360BA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grant </w:t>
      </w:r>
      <w:proofErr w:type="spellStart"/>
      <w:r w:rsidRPr="009F779A">
        <w:rPr>
          <w:rFonts w:ascii="Courier New" w:hAnsi="Courier New" w:cs="Courier New"/>
          <w:sz w:val="20"/>
          <w:szCs w:val="20"/>
        </w:rPr>
        <w:t>dwrole</w:t>
      </w:r>
      <w:proofErr w:type="spellEnd"/>
      <w:r w:rsidRPr="009F779A">
        <w:rPr>
          <w:rFonts w:ascii="Courier New" w:hAnsi="Courier New" w:cs="Courier New"/>
          <w:sz w:val="20"/>
          <w:szCs w:val="20"/>
        </w:rPr>
        <w:t xml:space="preserve"> to </w:t>
      </w:r>
      <w:ins w:id="238" w:author="Joe Hahn" w:date="2025-07-08T10:38:00Z" w16du:dateUtc="2025-07-08T15:38:00Z">
        <w:r w:rsidR="00DF12A6" w:rsidRPr="00DF12A6">
          <w:rPr>
            <w:rFonts w:ascii="Courier New" w:hAnsi="Courier New" w:cs="Courier New"/>
            <w:sz w:val="20"/>
            <w:szCs w:val="20"/>
          </w:rPr>
          <w:t>SELECT_AI_USER</w:t>
        </w:r>
      </w:ins>
      <w:del w:id="239" w:author="Joe Hahn" w:date="2025-07-08T10:38:00Z" w16du:dateUtc="2025-07-08T15:38:00Z">
        <w:r w:rsidRPr="009F779A" w:rsidDel="00DF12A6">
          <w:rPr>
            <w:rFonts w:ascii="Courier New" w:hAnsi="Courier New" w:cs="Courier New"/>
            <w:sz w:val="20"/>
            <w:szCs w:val="20"/>
          </w:rPr>
          <w:delText>SAIRAG</w:delText>
        </w:r>
      </w:del>
      <w:r w:rsidRPr="009F779A">
        <w:rPr>
          <w:rFonts w:ascii="Courier New" w:hAnsi="Courier New" w:cs="Courier New"/>
          <w:sz w:val="20"/>
          <w:szCs w:val="20"/>
        </w:rPr>
        <w:t>;</w:t>
      </w:r>
    </w:p>
    <w:p w14:paraId="2F66E13A" w14:textId="5C84E9E7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grant unlimited tablespace to </w:t>
      </w:r>
      <w:ins w:id="240" w:author="Joe Hahn" w:date="2025-07-08T10:39:00Z" w16du:dateUtc="2025-07-08T15:39:00Z">
        <w:r w:rsidR="00DF12A6" w:rsidRPr="00DF12A6">
          <w:rPr>
            <w:rFonts w:ascii="Courier New" w:hAnsi="Courier New" w:cs="Courier New"/>
            <w:sz w:val="20"/>
            <w:szCs w:val="20"/>
          </w:rPr>
          <w:t>SELECT_AI_USER</w:t>
        </w:r>
      </w:ins>
      <w:del w:id="241" w:author="Joe Hahn" w:date="2025-07-08T10:39:00Z" w16du:dateUtc="2025-07-08T15:39:00Z">
        <w:r w:rsidRPr="009F779A" w:rsidDel="00DF12A6">
          <w:rPr>
            <w:rFonts w:ascii="Courier New" w:hAnsi="Courier New" w:cs="Courier New"/>
            <w:sz w:val="20"/>
            <w:szCs w:val="20"/>
          </w:rPr>
          <w:delText>SAIRAG</w:delText>
        </w:r>
      </w:del>
      <w:r w:rsidRPr="009F779A">
        <w:rPr>
          <w:rFonts w:ascii="Courier New" w:hAnsi="Courier New" w:cs="Courier New"/>
          <w:sz w:val="20"/>
          <w:szCs w:val="20"/>
        </w:rPr>
        <w:t>;</w:t>
      </w:r>
    </w:p>
    <w:p w14:paraId="18DB2838" w14:textId="6EB573BA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proofErr w:type="gramStart"/>
      <w:r w:rsidRPr="009F779A">
        <w:rPr>
          <w:rFonts w:ascii="Courier New" w:hAnsi="Courier New" w:cs="Courier New"/>
          <w:sz w:val="20"/>
          <w:szCs w:val="20"/>
        </w:rPr>
        <w:t>grant</w:t>
      </w:r>
      <w:proofErr w:type="gramEnd"/>
      <w:r w:rsidRPr="009F779A">
        <w:rPr>
          <w:rFonts w:ascii="Courier New" w:hAnsi="Courier New" w:cs="Courier New"/>
          <w:sz w:val="20"/>
          <w:szCs w:val="20"/>
        </w:rPr>
        <w:t xml:space="preserve"> execute on DBMS_CLOUD to </w:t>
      </w:r>
      <w:ins w:id="242" w:author="Joe Hahn" w:date="2025-07-08T10:39:00Z" w16du:dateUtc="2025-07-08T15:39:00Z">
        <w:r w:rsidR="00DF12A6" w:rsidRPr="00DF12A6">
          <w:rPr>
            <w:rFonts w:ascii="Courier New" w:hAnsi="Courier New" w:cs="Courier New"/>
            <w:sz w:val="20"/>
            <w:szCs w:val="20"/>
          </w:rPr>
          <w:t>SELECT_AI_USER</w:t>
        </w:r>
      </w:ins>
      <w:del w:id="243" w:author="Joe Hahn" w:date="2025-07-08T10:39:00Z" w16du:dateUtc="2025-07-08T15:39:00Z">
        <w:r w:rsidRPr="009F779A" w:rsidDel="00DF12A6">
          <w:rPr>
            <w:rFonts w:ascii="Courier New" w:hAnsi="Courier New" w:cs="Courier New"/>
            <w:sz w:val="20"/>
            <w:szCs w:val="20"/>
          </w:rPr>
          <w:delText>SAIRAG</w:delText>
        </w:r>
      </w:del>
      <w:r w:rsidRPr="009F779A">
        <w:rPr>
          <w:rFonts w:ascii="Courier New" w:hAnsi="Courier New" w:cs="Courier New"/>
          <w:sz w:val="20"/>
          <w:szCs w:val="20"/>
        </w:rPr>
        <w:t>;</w:t>
      </w:r>
    </w:p>
    <w:p w14:paraId="2AA29E06" w14:textId="188672C1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proofErr w:type="gramStart"/>
      <w:r w:rsidRPr="009F779A">
        <w:rPr>
          <w:rFonts w:ascii="Courier New" w:hAnsi="Courier New" w:cs="Courier New"/>
          <w:sz w:val="20"/>
          <w:szCs w:val="20"/>
        </w:rPr>
        <w:t>grant</w:t>
      </w:r>
      <w:proofErr w:type="gramEnd"/>
      <w:r w:rsidRPr="009F779A">
        <w:rPr>
          <w:rFonts w:ascii="Courier New" w:hAnsi="Courier New" w:cs="Courier New"/>
          <w:sz w:val="20"/>
          <w:szCs w:val="20"/>
        </w:rPr>
        <w:t xml:space="preserve"> execute on DBMS_CLOUD_AI to </w:t>
      </w:r>
      <w:ins w:id="244" w:author="Joe Hahn" w:date="2025-07-08T10:39:00Z" w16du:dateUtc="2025-07-08T15:39:00Z">
        <w:r w:rsidR="00DF12A6" w:rsidRPr="00DF12A6">
          <w:rPr>
            <w:rFonts w:ascii="Courier New" w:hAnsi="Courier New" w:cs="Courier New"/>
            <w:sz w:val="20"/>
            <w:szCs w:val="20"/>
          </w:rPr>
          <w:t>SELECT_AI_USER</w:t>
        </w:r>
      </w:ins>
      <w:del w:id="245" w:author="Joe Hahn" w:date="2025-07-08T10:39:00Z" w16du:dateUtc="2025-07-08T15:39:00Z">
        <w:r w:rsidRPr="009F779A" w:rsidDel="00DF12A6">
          <w:rPr>
            <w:rFonts w:ascii="Courier New" w:hAnsi="Courier New" w:cs="Courier New"/>
            <w:sz w:val="20"/>
            <w:szCs w:val="20"/>
          </w:rPr>
          <w:delText>SAIRAG</w:delText>
        </w:r>
      </w:del>
      <w:r w:rsidRPr="009F779A">
        <w:rPr>
          <w:rFonts w:ascii="Courier New" w:hAnsi="Courier New" w:cs="Courier New"/>
          <w:sz w:val="20"/>
          <w:szCs w:val="20"/>
        </w:rPr>
        <w:t>;</w:t>
      </w:r>
    </w:p>
    <w:p w14:paraId="64E9ADD5" w14:textId="19EFCAB0" w:rsid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grant </w:t>
      </w:r>
      <w:proofErr w:type="spellStart"/>
      <w:r w:rsidRPr="009F779A">
        <w:rPr>
          <w:rFonts w:ascii="Courier New" w:hAnsi="Courier New" w:cs="Courier New"/>
          <w:sz w:val="20"/>
          <w:szCs w:val="20"/>
        </w:rPr>
        <w:t>oml_developer</w:t>
      </w:r>
      <w:proofErr w:type="spellEnd"/>
      <w:r w:rsidRPr="009F779A">
        <w:rPr>
          <w:rFonts w:ascii="Courier New" w:hAnsi="Courier New" w:cs="Courier New"/>
          <w:sz w:val="20"/>
          <w:szCs w:val="20"/>
        </w:rPr>
        <w:t xml:space="preserve"> to </w:t>
      </w:r>
      <w:ins w:id="246" w:author="Joe Hahn" w:date="2025-07-08T10:39:00Z" w16du:dateUtc="2025-07-08T15:39:00Z">
        <w:r w:rsidR="00DF12A6" w:rsidRPr="00DF12A6">
          <w:rPr>
            <w:rFonts w:ascii="Courier New" w:hAnsi="Courier New" w:cs="Courier New"/>
            <w:sz w:val="20"/>
            <w:szCs w:val="20"/>
          </w:rPr>
          <w:t>SELECT_AI_USER</w:t>
        </w:r>
      </w:ins>
      <w:del w:id="247" w:author="Joe Hahn" w:date="2025-07-08T10:39:00Z" w16du:dateUtc="2025-07-08T15:39:00Z">
        <w:r w:rsidRPr="009F779A" w:rsidDel="00DF12A6">
          <w:rPr>
            <w:rFonts w:ascii="Courier New" w:hAnsi="Courier New" w:cs="Courier New"/>
            <w:sz w:val="20"/>
            <w:szCs w:val="20"/>
          </w:rPr>
          <w:delText>SAIRAG</w:delText>
        </w:r>
      </w:del>
      <w:r w:rsidRPr="009F779A">
        <w:rPr>
          <w:rFonts w:ascii="Courier New" w:hAnsi="Courier New" w:cs="Courier New"/>
          <w:sz w:val="20"/>
          <w:szCs w:val="20"/>
        </w:rPr>
        <w:t>;</w:t>
      </w:r>
    </w:p>
    <w:p w14:paraId="1137033B" w14:textId="77777777" w:rsidR="009F779A" w:rsidRDefault="009F779A"/>
    <w:p w14:paraId="1B90AB1A" w14:textId="7F7C94ED" w:rsidR="008F7B85" w:rsidRDefault="008C4504" w:rsidP="008F7B85">
      <w:r>
        <w:t>N</w:t>
      </w:r>
      <w:r w:rsidR="0044316E">
        <w:t>ext</w:t>
      </w:r>
      <w:r w:rsidR="009B454C">
        <w:t xml:space="preserve"> step</w:t>
      </w:r>
      <w:r w:rsidR="000075BD">
        <w:t xml:space="preserve"> </w:t>
      </w:r>
      <w:r w:rsidR="009B454C">
        <w:t>is to create</w:t>
      </w:r>
      <w:r w:rsidR="008F7B85">
        <w:t xml:space="preserve"> a PEM</w:t>
      </w:r>
      <w:r w:rsidR="0044316E">
        <w:t>-</w:t>
      </w:r>
      <w:r w:rsidR="008F7B85">
        <w:t>formatted SSH key</w:t>
      </w:r>
      <w:r w:rsidR="0044316E">
        <w:t xml:space="preserve"> </w:t>
      </w:r>
      <w:r w:rsidR="008F7B85">
        <w:t xml:space="preserve">pair, which is easily </w:t>
      </w:r>
      <w:r w:rsidR="0044316E">
        <w:t>done in an</w:t>
      </w:r>
      <w:r w:rsidR="008F7B85">
        <w:t xml:space="preserve"> </w:t>
      </w:r>
      <w:hyperlink r:id="rId22" w:history="1">
        <w:r w:rsidR="00464079" w:rsidRPr="00464079">
          <w:rPr>
            <w:rStyle w:val="Hyperlink"/>
          </w:rPr>
          <w:t>OCI cloud shell</w:t>
        </w:r>
      </w:hyperlink>
      <w:r w:rsidR="00464079">
        <w:t xml:space="preserve"> </w:t>
      </w:r>
      <w:r w:rsidR="008F7B85">
        <w:t>session via</w:t>
      </w:r>
    </w:p>
    <w:p w14:paraId="1800B6E0" w14:textId="77777777" w:rsidR="008F7B85" w:rsidRDefault="008F7B85" w:rsidP="008F7B85"/>
    <w:p w14:paraId="228420B4" w14:textId="398C3E0B" w:rsidR="008F7B85" w:rsidRDefault="008F7B85" w:rsidP="008F7B85">
      <w:pPr>
        <w:rPr>
          <w:rFonts w:ascii="Courier New" w:hAnsi="Courier New" w:cs="Courier New"/>
          <w:sz w:val="20"/>
          <w:szCs w:val="20"/>
        </w:rPr>
      </w:pPr>
      <w:proofErr w:type="spellStart"/>
      <w:r w:rsidRPr="008F7B85">
        <w:rPr>
          <w:rFonts w:ascii="Courier New" w:hAnsi="Courier New" w:cs="Courier New"/>
          <w:sz w:val="20"/>
          <w:szCs w:val="20"/>
        </w:rPr>
        <w:t>oci</w:t>
      </w:r>
      <w:proofErr w:type="spellEnd"/>
      <w:r w:rsidRPr="008F7B85">
        <w:rPr>
          <w:rFonts w:ascii="Courier New" w:hAnsi="Courier New" w:cs="Courier New"/>
          <w:sz w:val="20"/>
          <w:szCs w:val="20"/>
        </w:rPr>
        <w:t xml:space="preserve"> setup config</w:t>
      </w:r>
    </w:p>
    <w:p w14:paraId="6D0A65D8" w14:textId="77777777" w:rsidR="0044316E" w:rsidRDefault="0044316E" w:rsidP="008F7B85">
      <w:pPr>
        <w:rPr>
          <w:rFonts w:ascii="Courier New" w:hAnsi="Courier New" w:cs="Courier New"/>
          <w:sz w:val="20"/>
          <w:szCs w:val="20"/>
        </w:rPr>
      </w:pPr>
    </w:p>
    <w:p w14:paraId="4AF446AD" w14:textId="3CA58BA4" w:rsidR="009B454C" w:rsidRPr="008F7B85" w:rsidRDefault="0022792D" w:rsidP="008F7B85">
      <w:pPr>
        <w:rPr>
          <w:rFonts w:ascii="Courier New" w:hAnsi="Courier New" w:cs="Courier New"/>
          <w:sz w:val="20"/>
          <w:szCs w:val="20"/>
        </w:rPr>
      </w:pPr>
      <w:r>
        <w:t>w</w:t>
      </w:r>
      <w:r w:rsidR="008F7B85">
        <w:t>hich creates a new key pair in</w:t>
      </w:r>
      <w:r w:rsidR="0044316E">
        <w:t xml:space="preserve"> folder </w:t>
      </w:r>
      <w:r w:rsidR="008F7B85">
        <w:t>~</w:t>
      </w:r>
      <w:proofErr w:type="gramStart"/>
      <w:r w:rsidR="008F7B85">
        <w:t>/.</w:t>
      </w:r>
      <w:proofErr w:type="spellStart"/>
      <w:r w:rsidR="008F7B85">
        <w:t>oci</w:t>
      </w:r>
      <w:proofErr w:type="spellEnd"/>
      <w:proofErr w:type="gramEnd"/>
      <w:r w:rsidR="008F7B85">
        <w:t>. Then copy the public key</w:t>
      </w:r>
      <w:r w:rsidR="00EC1AEF">
        <w:t xml:space="preserve"> from </w:t>
      </w:r>
      <w:r w:rsidR="008F7B85" w:rsidRPr="008F7B85">
        <w:t>~/.</w:t>
      </w:r>
      <w:proofErr w:type="spellStart"/>
      <w:r w:rsidR="008F7B85" w:rsidRPr="008F7B85">
        <w:t>oci</w:t>
      </w:r>
      <w:proofErr w:type="spellEnd"/>
      <w:r w:rsidR="008F7B85" w:rsidRPr="008F7B85">
        <w:t>/</w:t>
      </w:r>
      <w:proofErr w:type="spellStart"/>
      <w:r w:rsidR="008F7B85" w:rsidRPr="008F7B85">
        <w:t>oci_api_key_public.pem</w:t>
      </w:r>
      <w:proofErr w:type="spellEnd"/>
      <w:r w:rsidR="008F7B85">
        <w:t xml:space="preserve"> and </w:t>
      </w:r>
      <w:r w:rsidR="0044316E">
        <w:t>paste</w:t>
      </w:r>
      <w:r w:rsidR="008F7B85">
        <w:t xml:space="preserve"> </w:t>
      </w:r>
      <w:r w:rsidR="00D77459">
        <w:t>that</w:t>
      </w:r>
      <w:r w:rsidR="008F7B85">
        <w:t xml:space="preserve"> </w:t>
      </w:r>
      <w:r w:rsidR="008C4504">
        <w:t xml:space="preserve">as an API key </w:t>
      </w:r>
      <w:r w:rsidR="0044316E">
        <w:t>in</w:t>
      </w:r>
      <w:r w:rsidR="008F7B85">
        <w:t xml:space="preserve">to </w:t>
      </w:r>
      <w:r w:rsidR="00A71729">
        <w:t>the</w:t>
      </w:r>
      <w:r w:rsidR="008F7B85">
        <w:t xml:space="preserve"> </w:t>
      </w:r>
      <w:r w:rsidR="008C4504">
        <w:t xml:space="preserve">RAG admin’s </w:t>
      </w:r>
      <w:r w:rsidR="008F7B85">
        <w:t>OCI account</w:t>
      </w:r>
      <w:r>
        <w:t xml:space="preserve">. </w:t>
      </w:r>
      <w:r w:rsidR="00A71729">
        <w:t>T</w:t>
      </w:r>
      <w:r>
        <w:t xml:space="preserve">hen add the private key </w:t>
      </w:r>
      <w:r w:rsidRPr="008F7B85">
        <w:t>~/.</w:t>
      </w:r>
      <w:proofErr w:type="spellStart"/>
      <w:r w:rsidRPr="008F7B85">
        <w:t>oci</w:t>
      </w:r>
      <w:proofErr w:type="spellEnd"/>
      <w:r w:rsidRPr="008F7B85">
        <w:t>/</w:t>
      </w:r>
      <w:proofErr w:type="spellStart"/>
      <w:r w:rsidRPr="008F7B85">
        <w:t>oci_api_key.pem</w:t>
      </w:r>
      <w:proofErr w:type="spellEnd"/>
      <w:r>
        <w:t xml:space="preserve"> to the following code snippet</w:t>
      </w:r>
    </w:p>
    <w:p w14:paraId="02B30584" w14:textId="71091877" w:rsidR="008F7B85" w:rsidRPr="008F7B85" w:rsidRDefault="008F7B85" w:rsidP="008F7B85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</w:p>
    <w:p w14:paraId="43E509B0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44B17F27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DBMS_CLOUD.CREATE_CREDENTIAL (</w:t>
      </w:r>
    </w:p>
    <w:p w14:paraId="6867C951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credential_name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=&gt; 'RAG_CREDENTIAL',</w:t>
      </w:r>
    </w:p>
    <w:p w14:paraId="70A31392" w14:textId="0E9FFE1E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user_ocid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=&gt; '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ocid1.user.oc1..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aaaaaaa</w:t>
      </w: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XXX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sm72wxaakgqqq',</w:t>
      </w:r>
    </w:p>
    <w:p w14:paraId="3B32BE80" w14:textId="19863113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tenancy_ocid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=&gt; '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ocid1.tenancy.oc1..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aaaa</w:t>
      </w: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XXX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pbme4454xu7dq',</w:t>
      </w:r>
    </w:p>
    <w:p w14:paraId="24C31516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private_key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=&gt; '</w:t>
      </w:r>
    </w:p>
    <w:p w14:paraId="6B0CA5A3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-----BEGIN PRIVATE KEY-----</w:t>
      </w:r>
    </w:p>
    <w:p w14:paraId="01E932C1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MIIEvQIBADANBgkqhkiG9w0BAQEFAASCBKcwggSjAgEAAoIBAQC+5pZKurggk5aG</w:t>
      </w:r>
    </w:p>
    <w:p w14:paraId="6A4CB4D5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z60xAk/cx855jjeHmM6y86fjnMOQC6C7OKibloJh+WecIxPihOSiBrr/rYaMqOW0</w:t>
      </w:r>
    </w:p>
    <w:p w14:paraId="6F410404" w14:textId="2275C3BC" w:rsidR="008F7B85" w:rsidRPr="0022792D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+qeQH7OBnnvRwJzu7FHBiJckgF79sP+Zkc44iP0L1pdOxFWSQhJe7Tf6YFEF4CVa</w:t>
      </w:r>
    </w:p>
    <w:p w14:paraId="4691ABC9" w14:textId="7EA66E99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...</w:t>
      </w:r>
    </w:p>
    <w:p w14:paraId="5B3A9D24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QiCEbN9eZ3EJUvfKTCNb0WQQYplndCCXUTQlTwYNk3eWahoiNLrRQZQqisLESnTr</w:t>
      </w:r>
    </w:p>
    <w:p w14:paraId="72AB50D5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wQtGjFzioG3MX9txaijlzXvvZwjqc8aFvMA3yY63cODFur3AwqjqH1Lu223NDs99</w:t>
      </w:r>
    </w:p>
    <w:p w14:paraId="0776E357" w14:textId="77777777" w:rsid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 xml:space="preserve">5uzYVFg0Y4rfrG9XqUGEDbU= </w:t>
      </w:r>
    </w:p>
    <w:p w14:paraId="46741E51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-----END PRIVATE KEY-----</w:t>
      </w:r>
    </w:p>
    <w:p w14:paraId="6FBBEA3B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',</w:t>
      </w:r>
    </w:p>
    <w:p w14:paraId="1715CD5A" w14:textId="4E29D23D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fingerprint     =&gt; 'c7:6c:5a: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29:f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XXXXXXX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52:f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7:83:31: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46:b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3:45'</w:t>
      </w:r>
    </w:p>
    <w:p w14:paraId="3A73A92C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22DCEA9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</w:p>
    <w:p w14:paraId="325DDC6C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Menlo" w:hAnsi="Menlo" w:cs="Menlo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5E5378D1" w14:textId="55DDE976" w:rsidR="009B454C" w:rsidRDefault="009B454C" w:rsidP="008F7B85">
      <w:pPr>
        <w:rPr>
          <w:rFonts w:ascii="Courier New" w:hAnsi="Courier New" w:cs="Courier New"/>
          <w:sz w:val="20"/>
          <w:szCs w:val="20"/>
        </w:rPr>
      </w:pPr>
    </w:p>
    <w:p w14:paraId="027B3030" w14:textId="67C0A5C4" w:rsidR="009B454C" w:rsidRDefault="0022792D" w:rsidP="009B454C">
      <w:pPr>
        <w:rPr>
          <w:ins w:id="248" w:author="Joe Hahn" w:date="2025-07-10T17:52:00Z" w16du:dateUtc="2025-07-10T21:52:00Z"/>
        </w:rPr>
      </w:pPr>
      <w:r>
        <w:lastRenderedPageBreak/>
        <w:t xml:space="preserve">which can be executed within an OML notebook </w:t>
      </w:r>
      <w:r w:rsidR="0044316E">
        <w:t>(</w:t>
      </w:r>
      <w:r w:rsidR="00BC656E">
        <w:t>see for example</w:t>
      </w:r>
      <w:r w:rsidR="0044316E">
        <w:t xml:space="preserve"> </w:t>
      </w:r>
      <w:hyperlink r:id="rId23" w:history="1">
        <w:proofErr w:type="spellStart"/>
        <w:r w:rsidR="00464079">
          <w:rPr>
            <w:rStyle w:val="Hyperlink"/>
          </w:rPr>
          <w:t>RAG_BOOKS.dsnb</w:t>
        </w:r>
        <w:proofErr w:type="spellEnd"/>
      </w:hyperlink>
      <w:r w:rsidR="0044316E">
        <w:t xml:space="preserve">) </w:t>
      </w:r>
      <w:r>
        <w:t xml:space="preserve">or </w:t>
      </w:r>
      <w:r w:rsidR="004E0E63">
        <w:t xml:space="preserve">as </w:t>
      </w:r>
      <w:r>
        <w:t>a</w:t>
      </w:r>
      <w:del w:id="249" w:author="Joe Hahn" w:date="2025-07-11T09:49:00Z" w16du:dateUtc="2025-07-11T13:49:00Z">
        <w:r w:rsidR="004E0E63" w:rsidDel="009D36BC">
          <w:delText>n</w:delText>
        </w:r>
      </w:del>
      <w:r>
        <w:t xml:space="preserve"> SQL script or within an APEX app. Be sure to tailor the OCIDs in the above</w:t>
      </w:r>
      <w:del w:id="250" w:author="Joe Hahn" w:date="2025-07-08T11:54:00Z" w16du:dateUtc="2025-07-08T16:54:00Z">
        <w:r w:rsidDel="00A9656E">
          <w:delText xml:space="preserve"> </w:delText>
        </w:r>
      </w:del>
      <w:r>
        <w:t xml:space="preserve"> so that they refer to </w:t>
      </w:r>
      <w:r w:rsidR="008C4504">
        <w:t xml:space="preserve">the </w:t>
      </w:r>
      <w:r w:rsidR="004E0E63">
        <w:t>RAG developer’s</w:t>
      </w:r>
      <w:r>
        <w:t xml:space="preserve"> OCI tenancy, and that the key fingerprint matches that in </w:t>
      </w:r>
      <w:r w:rsidRPr="008F7B85">
        <w:t>~/.</w:t>
      </w:r>
      <w:proofErr w:type="spellStart"/>
      <w:r w:rsidRPr="008F7B85">
        <w:t>oci</w:t>
      </w:r>
      <w:proofErr w:type="spellEnd"/>
      <w:r w:rsidRPr="008F7B85">
        <w:t>/</w:t>
      </w:r>
      <w:r>
        <w:t xml:space="preserve">config. This credential, </w:t>
      </w:r>
      <w:r w:rsidR="00BC656E">
        <w:t>named</w:t>
      </w:r>
      <w:r>
        <w:t xml:space="preserve"> 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RAG_CREDENTIAL</w:t>
      </w:r>
      <w:r>
        <w:t>, allow</w:t>
      </w:r>
      <w:r w:rsidR="003E5C9A">
        <w:t>s</w:t>
      </w:r>
      <w:r>
        <w:t xml:space="preserve"> AD</w:t>
      </w:r>
      <w:ins w:id="251" w:author="Joe Hahn" w:date="2025-07-07T22:24:00Z" w16du:dateUtc="2025-07-08T03:24:00Z">
        <w:r w:rsidR="00C856F2">
          <w:t>B</w:t>
        </w:r>
      </w:ins>
      <w:del w:id="252" w:author="Joe Hahn" w:date="2025-07-07T22:24:00Z" w16du:dateUtc="2025-07-08T03:24:00Z">
        <w:r w:rsidDel="00C856F2">
          <w:delText>W</w:delText>
        </w:r>
      </w:del>
      <w:r>
        <w:t xml:space="preserve"> to interact with </w:t>
      </w:r>
      <w:del w:id="253" w:author="Joe Hahn" w:date="2025-07-08T11:54:00Z" w16du:dateUtc="2025-07-08T16:54:00Z">
        <w:r w:rsidR="00D77459" w:rsidDel="00A9656E">
          <w:delText xml:space="preserve">the </w:delText>
        </w:r>
      </w:del>
      <w:r w:rsidR="00D77459">
        <w:t xml:space="preserve">files stored in </w:t>
      </w:r>
      <w:r>
        <w:t>Object Store as well as the GenAI service</w:t>
      </w:r>
      <w:r w:rsidR="003E5C9A">
        <w:t xml:space="preserve"> of</w:t>
      </w:r>
      <w:r>
        <w:t xml:space="preserve"> Figure 1.</w:t>
      </w:r>
    </w:p>
    <w:p w14:paraId="6E9C69F1" w14:textId="77777777" w:rsidR="002717C3" w:rsidRDefault="002717C3" w:rsidP="009B454C">
      <w:pPr>
        <w:rPr>
          <w:ins w:id="254" w:author="Joe Hahn" w:date="2025-07-10T17:52:00Z" w16du:dateUtc="2025-07-10T21:52:00Z"/>
        </w:rPr>
      </w:pPr>
    </w:p>
    <w:p w14:paraId="1AA976AD" w14:textId="0C539A5F" w:rsidR="002717C3" w:rsidRDefault="002717C3" w:rsidP="009B454C">
      <w:ins w:id="255" w:author="Joe Hahn" w:date="2025-07-10T17:52:00Z" w16du:dateUtc="2025-07-10T21:52:00Z">
        <w:r>
          <w:t xml:space="preserve">We also note that </w:t>
        </w:r>
      </w:ins>
      <w:ins w:id="256" w:author="Joe Hahn" w:date="2025-07-10T17:53:00Z" w16du:dateUtc="2025-07-10T21:53:00Z">
        <w:r>
          <w:t xml:space="preserve">ADB can </w:t>
        </w:r>
      </w:ins>
      <w:ins w:id="257" w:author="Joe Hahn" w:date="2025-07-10T17:55:00Z" w16du:dateUtc="2025-07-10T21:55:00Z">
        <w:r w:rsidR="001715EA">
          <w:t xml:space="preserve">execute </w:t>
        </w:r>
      </w:ins>
      <w:ins w:id="258" w:author="Joe Hahn" w:date="2025-07-10T17:57:00Z" w16du:dateUtc="2025-07-10T21:57:00Z">
        <w:r w:rsidR="001715EA">
          <w:t>an</w:t>
        </w:r>
      </w:ins>
      <w:ins w:id="259" w:author="Joe Hahn" w:date="2025-07-10T17:52:00Z" w16du:dateUtc="2025-07-10T21:52:00Z">
        <w:r>
          <w:t xml:space="preserve"> OML notebook</w:t>
        </w:r>
      </w:ins>
      <w:ins w:id="260" w:author="Joe Hahn" w:date="2025-07-10T17:55:00Z" w16du:dateUtc="2025-07-10T21:55:00Z">
        <w:r w:rsidR="001715EA">
          <w:t xml:space="preserve"> </w:t>
        </w:r>
      </w:ins>
      <w:ins w:id="261" w:author="Joe Hahn" w:date="2025-07-10T17:57:00Z" w16du:dateUtc="2025-07-10T21:57:00Z">
        <w:r w:rsidR="001715EA">
          <w:t>per</w:t>
        </w:r>
      </w:ins>
      <w:ins w:id="262" w:author="Joe Hahn" w:date="2025-07-10T17:55:00Z" w16du:dateUtc="2025-07-10T21:55:00Z">
        <w:r w:rsidR="001715EA">
          <w:t xml:space="preserve"> a </w:t>
        </w:r>
      </w:ins>
      <w:ins w:id="263" w:author="Joe Hahn" w:date="2025-07-10T17:54:00Z" w16du:dateUtc="2025-07-10T21:54:00Z">
        <w:r w:rsidR="001715EA">
          <w:t>recurring</w:t>
        </w:r>
        <w:r w:rsidR="001715EA">
          <w:t xml:space="preserve"> schedule</w:t>
        </w:r>
      </w:ins>
      <w:ins w:id="264" w:author="Joe Hahn" w:date="2025-07-10T17:53:00Z" w16du:dateUtc="2025-07-10T21:53:00Z">
        <w:r>
          <w:t xml:space="preserve">, </w:t>
        </w:r>
        <w:r w:rsidR="001715EA">
          <w:t xml:space="preserve">which would </w:t>
        </w:r>
      </w:ins>
      <w:ins w:id="265" w:author="Joe Hahn" w:date="2025-07-11T09:50:00Z" w16du:dateUtc="2025-07-11T13:50:00Z">
        <w:r w:rsidR="009D36BC">
          <w:t xml:space="preserve">then </w:t>
        </w:r>
      </w:ins>
      <w:ins w:id="266" w:author="Joe Hahn" w:date="2025-07-10T17:56:00Z" w16du:dateUtc="2025-07-10T21:56:00Z">
        <w:r w:rsidR="001715EA">
          <w:t xml:space="preserve">make </w:t>
        </w:r>
      </w:ins>
      <w:ins w:id="267" w:author="Joe Hahn" w:date="2025-07-10T17:54:00Z" w16du:dateUtc="2025-07-10T21:54:00Z">
        <w:r w:rsidR="001715EA">
          <w:t xml:space="preserve">this RAG solution </w:t>
        </w:r>
      </w:ins>
      <w:ins w:id="268" w:author="Joe Hahn" w:date="2025-07-10T17:56:00Z" w16du:dateUtc="2025-07-10T21:56:00Z">
        <w:r w:rsidR="001715EA">
          <w:t>aware of new documents</w:t>
        </w:r>
      </w:ins>
      <w:ins w:id="269" w:author="Joe Hahn" w:date="2025-07-10T17:55:00Z" w16du:dateUtc="2025-07-10T21:55:00Z">
        <w:r w:rsidR="001715EA">
          <w:t xml:space="preserve"> as they</w:t>
        </w:r>
      </w:ins>
      <w:ins w:id="270" w:author="Joe Hahn" w:date="2025-07-10T17:56:00Z" w16du:dateUtc="2025-07-10T21:56:00Z">
        <w:r w:rsidR="001715EA">
          <w:t xml:space="preserve"> </w:t>
        </w:r>
      </w:ins>
      <w:ins w:id="271" w:author="Joe Hahn" w:date="2025-07-10T17:57:00Z" w16du:dateUtc="2025-07-10T21:57:00Z">
        <w:r w:rsidR="001715EA">
          <w:t>land</w:t>
        </w:r>
      </w:ins>
      <w:ins w:id="272" w:author="Joe Hahn" w:date="2025-07-10T17:56:00Z" w16du:dateUtc="2025-07-10T21:56:00Z">
        <w:r w:rsidR="001715EA">
          <w:t xml:space="preserve"> in Object Stor</w:t>
        </w:r>
      </w:ins>
      <w:ins w:id="273" w:author="Joe Hahn" w:date="2025-07-10T17:58:00Z" w16du:dateUtc="2025-07-10T21:58:00Z">
        <w:r w:rsidR="001715EA">
          <w:t>e</w:t>
        </w:r>
      </w:ins>
      <w:ins w:id="274" w:author="Joe Hahn" w:date="2025-07-10T17:56:00Z" w16du:dateUtc="2025-07-10T21:56:00Z">
        <w:r w:rsidR="001715EA">
          <w:t xml:space="preserve">, </w:t>
        </w:r>
      </w:ins>
      <w:ins w:id="275" w:author="Joe Hahn" w:date="2025-07-11T09:50:00Z" w16du:dateUtc="2025-07-11T13:50:00Z">
        <w:r w:rsidR="009D36BC">
          <w:t>as well as</w:t>
        </w:r>
      </w:ins>
      <w:ins w:id="276" w:author="Joe Hahn" w:date="2025-07-10T17:59:00Z" w16du:dateUtc="2025-07-10T21:59:00Z">
        <w:r w:rsidR="001715EA">
          <w:t xml:space="preserve"> any </w:t>
        </w:r>
      </w:ins>
      <w:ins w:id="277" w:author="Joe Hahn" w:date="2025-07-11T09:50:00Z" w16du:dateUtc="2025-07-11T13:50:00Z">
        <w:r w:rsidR="009D36BC">
          <w:t>changes</w:t>
        </w:r>
      </w:ins>
      <w:ins w:id="278" w:author="Joe Hahn" w:date="2025-07-10T17:57:00Z" w16du:dateUtc="2025-07-10T21:57:00Z">
        <w:r w:rsidR="001715EA">
          <w:t xml:space="preserve"> </w:t>
        </w:r>
      </w:ins>
      <w:ins w:id="279" w:author="Joe Hahn" w:date="2025-07-10T17:58:00Z" w16du:dateUtc="2025-07-10T21:58:00Z">
        <w:r w:rsidR="001715EA">
          <w:t xml:space="preserve">made to </w:t>
        </w:r>
      </w:ins>
      <w:ins w:id="280" w:author="Joe Hahn" w:date="2025-07-11T09:50:00Z" w16du:dateUtc="2025-07-11T13:50:00Z">
        <w:r w:rsidR="009D36BC">
          <w:t>pre</w:t>
        </w:r>
      </w:ins>
      <w:ins w:id="281" w:author="Joe Hahn" w:date="2025-07-10T17:59:00Z" w16du:dateUtc="2025-07-10T21:59:00Z">
        <w:r w:rsidR="001715EA">
          <w:t>existing</w:t>
        </w:r>
      </w:ins>
      <w:ins w:id="282" w:author="Joe Hahn" w:date="2025-07-10T17:58:00Z" w16du:dateUtc="2025-07-10T21:58:00Z">
        <w:r w:rsidR="001715EA">
          <w:t xml:space="preserve"> documents</w:t>
        </w:r>
      </w:ins>
      <w:ins w:id="283" w:author="Joe Hahn" w:date="2025-07-10T17:57:00Z" w16du:dateUtc="2025-07-10T21:57:00Z">
        <w:r w:rsidR="001715EA">
          <w:t>.</w:t>
        </w:r>
      </w:ins>
    </w:p>
    <w:p w14:paraId="3A103CCD" w14:textId="77777777" w:rsidR="00BA2A49" w:rsidRDefault="00BA2A49" w:rsidP="009B454C"/>
    <w:p w14:paraId="7B44C128" w14:textId="77777777" w:rsidR="00D77459" w:rsidRDefault="00D77459" w:rsidP="009B454C"/>
    <w:p w14:paraId="10A55A31" w14:textId="5FB85999" w:rsidR="00D77459" w:rsidRPr="0095116F" w:rsidRDefault="00D77459" w:rsidP="00D77459">
      <w:pPr>
        <w:rPr>
          <w:rFonts w:ascii="Calibri" w:hAnsi="Calibri" w:cs="Calibri"/>
          <w:i/>
          <w:iCs/>
          <w:sz w:val="26"/>
          <w:szCs w:val="26"/>
        </w:rPr>
      </w:pPr>
      <w:commentRangeStart w:id="284"/>
      <w:r w:rsidRPr="0095116F">
        <w:rPr>
          <w:rFonts w:ascii="Calibri" w:hAnsi="Calibri" w:cs="Calibri"/>
          <w:i/>
          <w:iCs/>
          <w:sz w:val="26"/>
          <w:szCs w:val="26"/>
        </w:rPr>
        <w:t>Select</w:t>
      </w:r>
      <w:ins w:id="285" w:author="Joe Hahn" w:date="2025-07-07T22:35:00Z" w16du:dateUtc="2025-07-08T03:35:00Z">
        <w:r w:rsidR="00E070A4">
          <w:rPr>
            <w:rFonts w:ascii="Calibri" w:hAnsi="Calibri" w:cs="Calibri"/>
            <w:i/>
            <w:iCs/>
            <w:sz w:val="26"/>
            <w:szCs w:val="26"/>
          </w:rPr>
          <w:t xml:space="preserve"> </w:t>
        </w:r>
      </w:ins>
      <w:del w:id="286" w:author="Joe Hahn" w:date="2025-07-07T22:35:00Z" w16du:dateUtc="2025-07-08T03:35:00Z">
        <w:r w:rsidR="00D83109" w:rsidDel="00E070A4">
          <w:rPr>
            <w:rFonts w:ascii="Calibri" w:hAnsi="Calibri" w:cs="Calibri"/>
            <w:i/>
            <w:iCs/>
            <w:sz w:val="26"/>
            <w:szCs w:val="26"/>
          </w:rPr>
          <w:delText>-</w:delText>
        </w:r>
      </w:del>
      <w:r w:rsidRPr="0095116F">
        <w:rPr>
          <w:rFonts w:ascii="Calibri" w:hAnsi="Calibri" w:cs="Calibri"/>
          <w:i/>
          <w:iCs/>
          <w:sz w:val="26"/>
          <w:szCs w:val="26"/>
        </w:rPr>
        <w:t>AI</w:t>
      </w:r>
      <w:ins w:id="287" w:author="Joe Hahn" w:date="2025-07-07T22:35:00Z" w16du:dateUtc="2025-07-08T03:35:00Z">
        <w:r w:rsidR="00E070A4">
          <w:rPr>
            <w:rFonts w:ascii="Calibri" w:hAnsi="Calibri" w:cs="Calibri"/>
            <w:i/>
            <w:iCs/>
            <w:sz w:val="26"/>
            <w:szCs w:val="26"/>
          </w:rPr>
          <w:t xml:space="preserve"> </w:t>
        </w:r>
      </w:ins>
      <w:del w:id="288" w:author="Joe Hahn" w:date="2025-07-07T22:35:00Z" w16du:dateUtc="2025-07-08T03:35:00Z">
        <w:r w:rsidR="00D83109" w:rsidDel="00E070A4">
          <w:rPr>
            <w:rFonts w:ascii="Calibri" w:hAnsi="Calibri" w:cs="Calibri"/>
            <w:i/>
            <w:iCs/>
            <w:sz w:val="26"/>
            <w:szCs w:val="26"/>
          </w:rPr>
          <w:delText>-</w:delText>
        </w:r>
      </w:del>
      <w:r w:rsidRPr="0095116F">
        <w:rPr>
          <w:rFonts w:ascii="Calibri" w:hAnsi="Calibri" w:cs="Calibri"/>
          <w:i/>
          <w:iCs/>
          <w:sz w:val="26"/>
          <w:szCs w:val="26"/>
        </w:rPr>
        <w:t xml:space="preserve">RAG </w:t>
      </w:r>
      <w:commentRangeEnd w:id="284"/>
      <w:r w:rsidR="00A93F61">
        <w:rPr>
          <w:rStyle w:val="CommentReference"/>
        </w:rPr>
        <w:commentReference w:id="284"/>
      </w:r>
      <w:r w:rsidRPr="0095116F">
        <w:rPr>
          <w:rFonts w:ascii="Calibri" w:hAnsi="Calibri" w:cs="Calibri"/>
          <w:i/>
          <w:iCs/>
          <w:sz w:val="26"/>
          <w:szCs w:val="26"/>
        </w:rPr>
        <w:t>Profile</w:t>
      </w:r>
    </w:p>
    <w:p w14:paraId="3281B6FC" w14:textId="77777777" w:rsidR="00D77459" w:rsidRDefault="00D77459" w:rsidP="00D77459"/>
    <w:p w14:paraId="05D17BA1" w14:textId="0B400847" w:rsidR="00D77459" w:rsidRPr="008F7B85" w:rsidRDefault="00D77459" w:rsidP="00D77459">
      <w:pPr>
        <w:rPr>
          <w:rFonts w:ascii="Courier New" w:hAnsi="Courier New" w:cs="Courier New"/>
          <w:sz w:val="20"/>
          <w:szCs w:val="20"/>
        </w:rPr>
      </w:pPr>
      <w:r>
        <w:t>Next step is for user</w:t>
      </w:r>
      <w:del w:id="289" w:author="Joe Hahn" w:date="2025-07-08T11:54:00Z" w16du:dateUtc="2025-07-08T16:54:00Z">
        <w:r w:rsidDel="00A9656E">
          <w:delText xml:space="preserve"> SAIRAG</w:delText>
        </w:r>
      </w:del>
      <w:r>
        <w:t xml:space="preserve"> </w:t>
      </w:r>
      <w:ins w:id="290" w:author="Joe Hahn" w:date="2025-07-08T11:54:00Z" w16du:dateUtc="2025-07-08T16:54:00Z">
        <w:r w:rsidR="00A9656E" w:rsidRPr="00A9656E">
          <w:t xml:space="preserve">SELECT_AI_USER </w:t>
        </w:r>
      </w:ins>
      <w:r>
        <w:t>to create the profile that will utilize Select</w:t>
      </w:r>
      <w:ins w:id="291" w:author="Joe Hahn" w:date="2025-07-07T22:35:00Z" w16du:dateUtc="2025-07-08T03:35:00Z">
        <w:r w:rsidR="00E070A4">
          <w:t xml:space="preserve"> </w:t>
        </w:r>
      </w:ins>
      <w:del w:id="292" w:author="Joe Hahn" w:date="2025-07-07T22:35:00Z" w16du:dateUtc="2025-07-08T03:35:00Z">
        <w:r w:rsidR="008C4504" w:rsidDel="00E070A4">
          <w:delText>-</w:delText>
        </w:r>
      </w:del>
      <w:r>
        <w:t>AI</w:t>
      </w:r>
      <w:ins w:id="293" w:author="Joe Hahn" w:date="2025-07-07T22:35:00Z" w16du:dateUtc="2025-07-08T03:35:00Z">
        <w:r w:rsidR="00E070A4">
          <w:t xml:space="preserve"> </w:t>
        </w:r>
      </w:ins>
      <w:del w:id="294" w:author="Joe Hahn" w:date="2025-07-07T22:35:00Z" w16du:dateUtc="2025-07-08T03:35:00Z">
        <w:r w:rsidR="008C4504" w:rsidDel="00E070A4">
          <w:delText>-</w:delText>
        </w:r>
      </w:del>
      <w:r>
        <w:t>RAG</w:t>
      </w:r>
      <w:r w:rsidR="00EC1AEF">
        <w:t>:</w:t>
      </w:r>
      <w:r>
        <w:t xml:space="preserve"> </w:t>
      </w:r>
    </w:p>
    <w:p w14:paraId="50807F11" w14:textId="77777777" w:rsidR="00D77459" w:rsidRPr="008F7B85" w:rsidRDefault="00D77459" w:rsidP="00D77459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</w:p>
    <w:p w14:paraId="6D11DE8E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6193DB21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DBMS_CLOUD_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AI.CREATE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PROFILE(</w:t>
      </w:r>
      <w:proofErr w:type="gramEnd"/>
    </w:p>
    <w:p w14:paraId="004A7043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profile_name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=&gt; 'RAG_PROFILE',</w:t>
      </w:r>
    </w:p>
    <w:p w14:paraId="42C163B3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attributes =&gt;</w:t>
      </w:r>
    </w:p>
    <w:p w14:paraId="101AAE10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'{"provider": "</w:t>
      </w:r>
      <w:proofErr w:type="spell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oci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",</w:t>
      </w:r>
    </w:p>
    <w:p w14:paraId="6A944A1E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spellStart"/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credential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_name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": "RAG_CREDENTIAL",</w:t>
      </w:r>
    </w:p>
    <w:p w14:paraId="55EC447A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"region":"us-chicago-1",</w:t>
      </w:r>
    </w:p>
    <w:p w14:paraId="640BE585" w14:textId="09F1AECF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4D4D4C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oci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_compartment_id":</w:t>
      </w:r>
      <w:r w:rsidRPr="00D77459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ocid1.tenancy.oc1..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aaaa</w:t>
      </w: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XXX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pbme4454xu7dq</w:t>
      </w: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",</w:t>
      </w:r>
    </w:p>
    <w:p w14:paraId="3770FA0E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spellStart"/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_index_name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": "RAG_INDEX",</w:t>
      </w:r>
    </w:p>
    <w:p w14:paraId="0435C3A8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spellStart"/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embedding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_model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": "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cohere.embed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-english-v3.0"</w:t>
      </w:r>
    </w:p>
    <w:p w14:paraId="1D9FABF8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}'</w:t>
      </w:r>
    </w:p>
    <w:p w14:paraId="11951BD1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);</w:t>
      </w:r>
    </w:p>
    <w:p w14:paraId="2058E8C9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</w:p>
    <w:p w14:paraId="05EC7AA0" w14:textId="0DE721EB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036E0D18" w14:textId="77777777" w:rsid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sz w:val="20"/>
          <w:szCs w:val="20"/>
        </w:rPr>
      </w:pPr>
    </w:p>
    <w:p w14:paraId="0D604AAA" w14:textId="4B567E32" w:rsidR="00E80AAB" w:rsidRDefault="00687E04" w:rsidP="00D77459">
      <w:pPr>
        <w:rPr>
          <w:ins w:id="295" w:author="Joe Hahn" w:date="2025-07-08T11:48:00Z" w16du:dateUtc="2025-07-08T16:48:00Z"/>
        </w:rPr>
      </w:pPr>
      <w:ins w:id="296" w:author="Joe Hahn" w:date="2025-07-08T10:42:00Z" w16du:dateUtc="2025-07-08T15:42:00Z">
        <w:r>
          <w:t>P</w:t>
        </w:r>
      </w:ins>
      <w:del w:id="297" w:author="Joe Hahn" w:date="2025-07-08T10:42:00Z" w16du:dateUtc="2025-07-08T15:42:00Z">
        <w:r w:rsidR="00D77459" w:rsidDel="00687E04">
          <w:delText>Th</w:delText>
        </w:r>
        <w:r w:rsidR="00EC1AEF" w:rsidDel="00687E04">
          <w:delText>e p</w:delText>
        </w:r>
      </w:del>
      <w:r w:rsidR="00EC1AEF">
        <w:t xml:space="preserve">rofile </w:t>
      </w:r>
      <w:del w:id="298" w:author="Joe Hahn" w:date="2025-07-08T10:41:00Z" w16du:dateUtc="2025-07-08T15:41:00Z">
        <w:r w:rsidR="00D77459" w:rsidDel="00687E04">
          <w:delText xml:space="preserve">named </w:delText>
        </w:r>
      </w:del>
      <w:r w:rsidR="00D77459">
        <w:rPr>
          <w:rFonts w:ascii="Courier New" w:hAnsi="Courier New" w:cs="Courier New"/>
          <w:color w:val="000000" w:themeColor="text1"/>
          <w:sz w:val="20"/>
          <w:szCs w:val="20"/>
        </w:rPr>
        <w:t>RAG_</w:t>
      </w:r>
      <w:r w:rsidR="0095116F">
        <w:rPr>
          <w:rFonts w:ascii="Courier New" w:hAnsi="Courier New" w:cs="Courier New"/>
          <w:color w:val="000000" w:themeColor="text1"/>
          <w:sz w:val="20"/>
          <w:szCs w:val="20"/>
        </w:rPr>
        <w:t>PROFILE</w:t>
      </w:r>
      <w:r w:rsidR="00D77459">
        <w:t xml:space="preserve"> </w:t>
      </w:r>
      <w:r w:rsidR="0095116F">
        <w:t>tells</w:t>
      </w:r>
      <w:ins w:id="299" w:author="Joe Hahn" w:date="2025-07-08T10:41:00Z" w16du:dateUtc="2025-07-08T15:41:00Z">
        <w:r>
          <w:t xml:space="preserve"> Select AI </w:t>
        </w:r>
      </w:ins>
      <w:del w:id="300" w:author="Joe Hahn" w:date="2025-07-08T10:41:00Z" w16du:dateUtc="2025-07-08T15:41:00Z">
        <w:r w:rsidR="0095116F" w:rsidDel="00687E04">
          <w:delText xml:space="preserve"> </w:delText>
        </w:r>
        <w:commentRangeStart w:id="301"/>
        <w:r w:rsidR="0095116F" w:rsidDel="00687E04">
          <w:delText>AD</w:delText>
        </w:r>
      </w:del>
      <w:del w:id="302" w:author="Joe Hahn" w:date="2025-07-07T22:21:00Z" w16du:dateUtc="2025-07-08T03:21:00Z">
        <w:r w:rsidR="0095116F" w:rsidDel="00025657">
          <w:delText>W</w:delText>
        </w:r>
      </w:del>
      <w:del w:id="303" w:author="Joe Hahn" w:date="2025-07-08T10:42:00Z" w16du:dateUtc="2025-07-08T15:42:00Z">
        <w:r w:rsidR="0095116F" w:rsidDel="00687E04">
          <w:delText xml:space="preserve"> </w:delText>
        </w:r>
        <w:commentRangeEnd w:id="301"/>
        <w:r w:rsidR="00A93F61" w:rsidDel="00687E04">
          <w:rPr>
            <w:rStyle w:val="CommentReference"/>
          </w:rPr>
          <w:commentReference w:id="301"/>
        </w:r>
      </w:del>
      <w:r w:rsidR="0095116F">
        <w:t xml:space="preserve">that the </w:t>
      </w:r>
      <w:r w:rsidR="00BC656E">
        <w:t xml:space="preserve">invoking </w:t>
      </w:r>
      <w:r w:rsidR="0095116F">
        <w:t>user will us</w:t>
      </w:r>
      <w:r w:rsidR="00BC656E">
        <w:t>e</w:t>
      </w:r>
      <w:r w:rsidR="0095116F">
        <w:t xml:space="preserve"> the </w:t>
      </w:r>
      <w:r w:rsidR="0095116F" w:rsidRPr="00D77459">
        <w:rPr>
          <w:rFonts w:ascii="Courier New" w:hAnsi="Courier New" w:cs="Courier New"/>
          <w:color w:val="000000" w:themeColor="text1"/>
          <w:sz w:val="20"/>
          <w:szCs w:val="20"/>
        </w:rPr>
        <w:t>RAG_CREDENTIAL</w:t>
      </w:r>
      <w:r w:rsidR="0095116F">
        <w:t xml:space="preserve"> to call the </w:t>
      </w:r>
      <w:proofErr w:type="gramStart"/>
      <w:r w:rsidR="0095116F" w:rsidRPr="00D77459">
        <w:rPr>
          <w:rFonts w:ascii="Courier New" w:hAnsi="Courier New" w:cs="Courier New"/>
          <w:color w:val="000000" w:themeColor="text1"/>
          <w:sz w:val="20"/>
          <w:szCs w:val="20"/>
        </w:rPr>
        <w:t>cohere.embed</w:t>
      </w:r>
      <w:proofErr w:type="gramEnd"/>
      <w:r w:rsidR="0095116F" w:rsidRPr="00D77459">
        <w:rPr>
          <w:rFonts w:ascii="Courier New" w:hAnsi="Courier New" w:cs="Courier New"/>
          <w:color w:val="000000" w:themeColor="text1"/>
          <w:sz w:val="20"/>
          <w:szCs w:val="20"/>
        </w:rPr>
        <w:t>-english-v3.0</w:t>
      </w:r>
      <w:r w:rsidR="00EC1AE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5116F">
        <w:t xml:space="preserve">embedding model provided by OCI’s GenAI service </w:t>
      </w:r>
      <w:r w:rsidR="004E0E63">
        <w:t>when</w:t>
      </w:r>
      <w:r w:rsidR="0095116F">
        <w:t xml:space="preserve"> perform</w:t>
      </w:r>
      <w:r w:rsidR="004E0E63">
        <w:t>ing the</w:t>
      </w:r>
      <w:r w:rsidR="0095116F">
        <w:t xml:space="preserve"> vector embedding of the content </w:t>
      </w:r>
      <w:r w:rsidR="004E0E63">
        <w:t xml:space="preserve">that is </w:t>
      </w:r>
      <w:r w:rsidR="0095116F">
        <w:t>stored in Object Store</w:t>
      </w:r>
      <w:r w:rsidR="00BC656E">
        <w:t>, Figure 1.</w:t>
      </w:r>
    </w:p>
    <w:p w14:paraId="2F8D92B6" w14:textId="2DE27806" w:rsidR="00E80AAB" w:rsidRPr="00E80AAB" w:rsidDel="001715EA" w:rsidRDefault="00E80AAB" w:rsidP="00D77459">
      <w:pPr>
        <w:rPr>
          <w:del w:id="304" w:author="Joe Hahn" w:date="2025-07-10T18:01:00Z" w16du:dateUtc="2025-07-10T22:01:00Z"/>
          <w:i/>
          <w:iCs/>
          <w:rPrChange w:id="305" w:author="Joe Hahn" w:date="2025-07-08T11:50:00Z" w16du:dateUtc="2025-07-08T16:50:00Z">
            <w:rPr>
              <w:del w:id="306" w:author="Joe Hahn" w:date="2025-07-10T18:01:00Z" w16du:dateUtc="2025-07-10T22:01:00Z"/>
            </w:rPr>
          </w:rPrChange>
        </w:rPr>
      </w:pPr>
    </w:p>
    <w:p w14:paraId="4A113183" w14:textId="64233F84" w:rsidR="00D77459" w:rsidRDefault="00D77459" w:rsidP="00D77459">
      <w:del w:id="307" w:author="Joe Hahn" w:date="2025-07-10T18:01:00Z" w16du:dateUtc="2025-07-10T22:01:00Z">
        <w:r w:rsidDel="001715EA">
          <w:delText xml:space="preserve"> </w:delText>
        </w:r>
      </w:del>
    </w:p>
    <w:p w14:paraId="24A6E73C" w14:textId="6A70E1A7" w:rsidR="0095116F" w:rsidRPr="0095116F" w:rsidRDefault="00BD2A88" w:rsidP="0095116F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 xml:space="preserve">Encode </w:t>
      </w:r>
      <w:r w:rsidR="0095116F">
        <w:rPr>
          <w:rFonts w:ascii="Calibri" w:hAnsi="Calibri" w:cs="Calibri"/>
          <w:i/>
          <w:iCs/>
          <w:sz w:val="26"/>
          <w:szCs w:val="26"/>
        </w:rPr>
        <w:t>the Knowledge Base</w:t>
      </w:r>
    </w:p>
    <w:p w14:paraId="3201A21E" w14:textId="77777777" w:rsidR="0095116F" w:rsidRDefault="0095116F" w:rsidP="0095116F"/>
    <w:p w14:paraId="30981606" w14:textId="2EFA3788" w:rsidR="00025B20" w:rsidRDefault="00015DCD" w:rsidP="00015DCD">
      <w:ins w:id="308" w:author="Joe Hahn" w:date="2025-07-08T10:55:00Z" w16du:dateUtc="2025-07-08T15:55:00Z">
        <w:r>
          <w:t>With the above configurations complete, w</w:t>
        </w:r>
      </w:ins>
      <w:commentRangeStart w:id="309"/>
      <w:del w:id="310" w:author="Joe Hahn" w:date="2025-07-08T10:55:00Z" w16du:dateUtc="2025-07-08T15:55:00Z">
        <w:r w:rsidR="0095116F" w:rsidDel="00015DCD">
          <w:delText>W</w:delText>
        </w:r>
      </w:del>
      <w:r w:rsidR="0095116F">
        <w:t>e are now ready to</w:t>
      </w:r>
      <w:r w:rsidR="00025B20">
        <w:t xml:space="preserve"> </w:t>
      </w:r>
      <w:del w:id="311" w:author="Joe Hahn" w:date="2025-07-08T10:50:00Z" w16du:dateUtc="2025-07-08T15:50:00Z">
        <w:r w:rsidR="00025B20" w:rsidDel="00687E04">
          <w:delText xml:space="preserve">use the above to </w:delText>
        </w:r>
      </w:del>
      <w:ins w:id="312" w:author="Joe Hahn" w:date="2025-07-08T10:45:00Z" w16du:dateUtc="2025-07-08T15:45:00Z">
        <w:r w:rsidR="00687E04">
          <w:t xml:space="preserve">launch </w:t>
        </w:r>
      </w:ins>
      <w:ins w:id="313" w:author="Joe Hahn" w:date="2025-07-11T09:51:00Z" w16du:dateUtc="2025-07-11T13:51:00Z">
        <w:r w:rsidR="009D36BC">
          <w:t>the</w:t>
        </w:r>
      </w:ins>
      <w:ins w:id="314" w:author="Joe Hahn" w:date="2025-07-08T10:45:00Z" w16du:dateUtc="2025-07-08T15:45:00Z">
        <w:r w:rsidR="00687E04">
          <w:t xml:space="preserve"> database job that will</w:t>
        </w:r>
      </w:ins>
      <w:ins w:id="315" w:author="Joe Hahn" w:date="2025-07-08T11:03:00Z" w16du:dateUtc="2025-07-08T16:03:00Z">
        <w:r w:rsidR="002A362B">
          <w:t xml:space="preserve"> use the OCI GenAI service of Figure 1 to recast </w:t>
        </w:r>
      </w:ins>
      <w:ins w:id="316" w:author="Joe Hahn" w:date="2025-07-08T10:46:00Z" w16du:dateUtc="2025-07-08T15:46:00Z">
        <w:r w:rsidR="00687E04">
          <w:t>the knowledge base</w:t>
        </w:r>
      </w:ins>
      <w:ins w:id="317" w:author="Joe Hahn" w:date="2025-07-08T10:47:00Z" w16du:dateUtc="2025-07-08T15:47:00Z">
        <w:r w:rsidR="00687E04">
          <w:t xml:space="preserve"> (the 20 Gutenberg novels</w:t>
        </w:r>
      </w:ins>
      <w:ins w:id="318" w:author="Joe Hahn" w:date="2025-07-08T10:56:00Z" w16du:dateUtc="2025-07-08T15:56:00Z">
        <w:r>
          <w:t xml:space="preserve"> stored in Object Store</w:t>
        </w:r>
      </w:ins>
      <w:ins w:id="319" w:author="Joe Hahn" w:date="2025-07-08T10:46:00Z" w16du:dateUtc="2025-07-08T15:46:00Z">
        <w:r w:rsidR="00687E04">
          <w:t xml:space="preserve">) </w:t>
        </w:r>
      </w:ins>
      <w:ins w:id="320" w:author="Joe Hahn" w:date="2025-07-08T11:03:00Z" w16du:dateUtc="2025-07-08T16:03:00Z">
        <w:r w:rsidR="002A362B">
          <w:t>as</w:t>
        </w:r>
      </w:ins>
      <w:ins w:id="321" w:author="Joe Hahn" w:date="2025-07-08T10:46:00Z" w16du:dateUtc="2025-07-08T15:46:00Z">
        <w:r w:rsidR="00687E04">
          <w:t xml:space="preserve"> numerous </w:t>
        </w:r>
      </w:ins>
      <w:ins w:id="322" w:author="Joe Hahn" w:date="2025-07-08T11:03:00Z" w16du:dateUtc="2025-07-08T16:03:00Z">
        <w:r w:rsidR="002A362B">
          <w:t>vectors</w:t>
        </w:r>
      </w:ins>
      <w:ins w:id="323" w:author="Joe Hahn" w:date="2025-07-08T11:04:00Z" w16du:dateUtc="2025-07-08T16:04:00Z">
        <w:r w:rsidR="002A362B">
          <w:t xml:space="preserve"> </w:t>
        </w:r>
      </w:ins>
      <w:ins w:id="324" w:author="Joe Hahn" w:date="2025-07-08T10:54:00Z" w16du:dateUtc="2025-07-08T15:54:00Z">
        <w:r>
          <w:t>stored</w:t>
        </w:r>
      </w:ins>
      <w:ins w:id="325" w:author="Joe Hahn" w:date="2025-07-08T10:52:00Z" w16du:dateUtc="2025-07-08T15:52:00Z">
        <w:r>
          <w:t xml:space="preserve"> in ADB</w:t>
        </w:r>
      </w:ins>
      <w:del w:id="326" w:author="Joe Hahn" w:date="2025-07-08T10:51:00Z" w16du:dateUtc="2025-07-08T15:51:00Z">
        <w:r w:rsidR="00025B20" w:rsidDel="00015DCD">
          <w:delText xml:space="preserve">encode </w:delText>
        </w:r>
        <w:r w:rsidR="000C44F7" w:rsidDel="00015DCD">
          <w:delText xml:space="preserve">aka embed </w:delText>
        </w:r>
        <w:r w:rsidR="00025B20" w:rsidDel="00015DCD">
          <w:delText>the RAG knowledge base</w:delText>
        </w:r>
        <w:r w:rsidR="004E0E63" w:rsidDel="00015DCD">
          <w:delText xml:space="preserve"> composed of</w:delText>
        </w:r>
        <w:r w:rsidR="00025B20" w:rsidDel="00015DCD">
          <w:delText xml:space="preserve"> 20 novels stored in Object Store</w:delText>
        </w:r>
        <w:commentRangeEnd w:id="309"/>
        <w:r w:rsidR="002F7BCD" w:rsidDel="00015DCD">
          <w:rPr>
            <w:rStyle w:val="CommentReference"/>
          </w:rPr>
          <w:commentReference w:id="309"/>
        </w:r>
      </w:del>
      <w:r w:rsidR="00BC656E">
        <w:t xml:space="preserve">. </w:t>
      </w:r>
      <w:ins w:id="327" w:author="Joe Hahn" w:date="2025-07-08T11:04:00Z" w16du:dateUtc="2025-07-08T16:04:00Z">
        <w:r w:rsidR="002A362B">
          <w:t xml:space="preserve">That </w:t>
        </w:r>
        <w:proofErr w:type="spellStart"/>
        <w:r w:rsidR="002A362B">
          <w:t>databse</w:t>
        </w:r>
        <w:proofErr w:type="spellEnd"/>
        <w:r w:rsidR="002A362B">
          <w:t xml:space="preserve"> job</w:t>
        </w:r>
      </w:ins>
      <w:del w:id="328" w:author="Joe Hahn" w:date="2025-07-08T10:52:00Z" w16du:dateUtc="2025-07-08T15:52:00Z">
        <w:r w:rsidR="00BC656E" w:rsidDel="00015DCD">
          <w:delText>T</w:delText>
        </w:r>
        <w:r w:rsidR="00025B20" w:rsidDel="00015DCD">
          <w:delText>hat</w:delText>
        </w:r>
      </w:del>
      <w:r w:rsidR="00025B20">
        <w:t xml:space="preserve"> is easily </w:t>
      </w:r>
      <w:ins w:id="329" w:author="Joe Hahn" w:date="2025-07-08T11:04:00Z" w16du:dateUtc="2025-07-08T16:04:00Z">
        <w:r w:rsidR="002A362B">
          <w:t>launched</w:t>
        </w:r>
      </w:ins>
      <w:del w:id="330" w:author="Joe Hahn" w:date="2025-07-08T11:04:00Z" w16du:dateUtc="2025-07-08T16:04:00Z">
        <w:r w:rsidR="00025B20" w:rsidDel="002A362B">
          <w:delText>done</w:delText>
        </w:r>
      </w:del>
      <w:r w:rsidR="00025B20">
        <w:t xml:space="preserve"> vi</w:t>
      </w:r>
      <w:ins w:id="331" w:author="Joe Hahn" w:date="2025-07-08T11:04:00Z" w16du:dateUtc="2025-07-08T16:04:00Z">
        <w:r w:rsidR="002A362B">
          <w:t>a</w:t>
        </w:r>
      </w:ins>
      <w:del w:id="332" w:author="Joe Hahn" w:date="2025-07-08T11:04:00Z" w16du:dateUtc="2025-07-08T16:04:00Z">
        <w:r w:rsidR="00025B20" w:rsidDel="002A362B">
          <w:delText>e</w:delText>
        </w:r>
      </w:del>
      <w:r w:rsidR="00025B20">
        <w:t xml:space="preserve"> this PL/SQL one-liner</w:t>
      </w:r>
    </w:p>
    <w:p w14:paraId="5591BB52" w14:textId="77777777" w:rsidR="00025B20" w:rsidRDefault="00025B20" w:rsidP="00025B20"/>
    <w:p w14:paraId="1D24C622" w14:textId="39DA5E76" w:rsidR="00025B20" w:rsidRPr="00025B20" w:rsidRDefault="00AE28EF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26D1D853" w14:textId="783AA38E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DBMS_CLOUD_</w:t>
      </w:r>
      <w:proofErr w:type="gramStart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AI.create</w:t>
      </w:r>
      <w:proofErr w:type="gramEnd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_vector_</w:t>
      </w:r>
      <w:proofErr w:type="gramStart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index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</w:p>
    <w:p w14:paraId="5B64B70D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index_</w:t>
      </w:r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=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&gt; 'RAG_INDEX',</w:t>
      </w:r>
    </w:p>
    <w:p w14:paraId="41CF51D4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</w:t>
      </w:r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attributes  =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&gt; '{"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vector_db_provider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"oracle",</w:t>
      </w:r>
    </w:p>
    <w:p w14:paraId="4982FF44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_table_name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"RAG_VECTORS",</w:t>
      </w:r>
    </w:p>
    <w:p w14:paraId="4187B7F5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object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_storage_credential_name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"RAG_CREDENTIAL",</w:t>
      </w:r>
    </w:p>
    <w:p w14:paraId="0EA90D32" w14:textId="36810B9C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"location": "https://objectstorage.us-chicago-1.oraclecloud.com/n/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&lt;namespace&gt;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/b/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&lt;BucketName&gt;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/o/rag/doc/",</w:t>
      </w:r>
    </w:p>
    <w:p w14:paraId="066BECD1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profile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"RAG_PROFILE",</w:t>
      </w:r>
    </w:p>
    <w:p w14:paraId="7568C37F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_dimension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1024,</w:t>
      </w:r>
    </w:p>
    <w:p w14:paraId="4F20DA78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_distance_metric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"cosine",</w:t>
      </w:r>
    </w:p>
    <w:p w14:paraId="3A6A06AF" w14:textId="57DA8BB8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_overlap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": </w:t>
      </w:r>
      <w:r w:rsidR="008C4504">
        <w:rPr>
          <w:rFonts w:ascii="Courier New" w:hAnsi="Courier New" w:cs="Courier New"/>
          <w:color w:val="000000" w:themeColor="text1"/>
          <w:sz w:val="20"/>
          <w:szCs w:val="20"/>
        </w:rPr>
        <w:t>64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08F404B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_size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1024,</w:t>
      </w:r>
    </w:p>
    <w:p w14:paraId="62A2331E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refresh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_rate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1440</w:t>
      </w:r>
    </w:p>
    <w:p w14:paraId="038FF6BF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}');</w:t>
      </w:r>
    </w:p>
    <w:p w14:paraId="44F99FA1" w14:textId="358EBCEF" w:rsidR="00025B20" w:rsidRPr="00025B20" w:rsidRDefault="00AE28EF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END</w:t>
      </w:r>
      <w:r w:rsidR="00025B20" w:rsidRPr="00025B20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76DBDB4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19D3FD96" w14:textId="0813708B" w:rsidR="00025B20" w:rsidRDefault="00025B20" w:rsidP="00025B20"/>
    <w:p w14:paraId="618F823C" w14:textId="038FC5E7" w:rsidR="00BD2A88" w:rsidRDefault="0084723D">
      <w:del w:id="333" w:author="Joe Hahn" w:date="2025-07-08T11:04:00Z" w16du:dateUtc="2025-07-08T16:04:00Z">
        <w:r w:rsidDel="002A362B">
          <w:delText>w</w:delText>
        </w:r>
        <w:r w:rsidR="00025B20" w:rsidDel="002A362B">
          <w:delText>hich</w:delText>
        </w:r>
      </w:del>
      <w:del w:id="334" w:author="Joe Hahn" w:date="2025-07-08T10:57:00Z" w16du:dateUtc="2025-07-08T15:57:00Z">
        <w:r w:rsidDel="00015DCD">
          <w:delText xml:space="preserve"> triggers a </w:delText>
        </w:r>
        <w:r w:rsidR="00476ED0" w:rsidRPr="00015DCD" w:rsidDel="00015DCD">
          <w:rPr>
            <w:rPrChange w:id="335" w:author="Joe Hahn" w:date="2025-07-08T10:57:00Z" w16du:dateUtc="2025-07-08T15:57:00Z">
              <w:rPr>
                <w:rStyle w:val="Hyperlink"/>
              </w:rPr>
            </w:rPrChange>
          </w:rPr>
          <w:delText>database job</w:delText>
        </w:r>
        <w:r w:rsidR="00476ED0" w:rsidDel="00015DCD">
          <w:delText xml:space="preserve"> </w:delText>
        </w:r>
        <w:r w:rsidDel="00015DCD">
          <w:delText>that</w:delText>
        </w:r>
      </w:del>
      <w:ins w:id="336" w:author="Joe Hahn" w:date="2025-07-08T11:04:00Z" w16du:dateUtc="2025-07-08T16:04:00Z">
        <w:r w:rsidR="002A362B">
          <w:t>and it</w:t>
        </w:r>
      </w:ins>
      <w:r>
        <w:t xml:space="preserve"> (</w:t>
      </w:r>
      <w:proofErr w:type="spellStart"/>
      <w:r w:rsidR="003E5C9A">
        <w:t>i</w:t>
      </w:r>
      <w:proofErr w:type="spellEnd"/>
      <w:r>
        <w:t xml:space="preserve">) gathers all files (text, Word, and text-based pdf) at Object Store 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location</w:t>
      </w:r>
      <w:r>
        <w:t>, (</w:t>
      </w:r>
      <w:r w:rsidR="003E5C9A">
        <w:t>ii</w:t>
      </w:r>
      <w:r>
        <w:t xml:space="preserve">) splits those files’ text content into </w:t>
      </w:r>
      <w:r w:rsidR="008C4504">
        <w:t xml:space="preserve">slightly </w:t>
      </w:r>
      <w:r>
        <w:t xml:space="preserve">overlapping </w:t>
      </w:r>
      <w:r w:rsidR="00EC1AEF">
        <w:t xml:space="preserve">(since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chunk_overlap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r w:rsidR="008C4504">
        <w:rPr>
          <w:rFonts w:ascii="Courier New" w:hAnsi="Courier New" w:cs="Courier New"/>
          <w:color w:val="000000" w:themeColor="text1"/>
          <w:sz w:val="20"/>
          <w:szCs w:val="20"/>
        </w:rPr>
        <w:t>64</w:t>
      </w:r>
      <w:r w:rsidR="008C4504">
        <w:t xml:space="preserve"> characters)</w:t>
      </w:r>
      <w:r>
        <w:t xml:space="preserve"> chunks that are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chunk_size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=1024</w:t>
      </w:r>
      <w:r>
        <w:t xml:space="preserve"> characters long, and (</w:t>
      </w:r>
      <w:r w:rsidR="003E5C9A">
        <w:t>iii</w:t>
      </w:r>
      <w:r>
        <w:t xml:space="preserve">) feeds each of those chunks into the embedding model </w:t>
      </w:r>
      <w:r w:rsidR="00BC656E">
        <w:t>specified</w:t>
      </w:r>
      <w:r>
        <w:t xml:space="preserve"> in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RAG_PROFILE </w:t>
      </w:r>
      <w:r>
        <w:t xml:space="preserve">whose output vectors </w:t>
      </w:r>
      <w:ins w:id="337" w:author="Joe Hahn" w:date="2025-07-08T11:08:00Z" w16du:dateUtc="2025-07-08T16:08:00Z">
        <w:r w:rsidR="00534689">
          <w:t>have</w:t>
        </w:r>
      </w:ins>
      <w:ins w:id="338" w:author="Joe Hahn" w:date="2025-07-08T10:58:00Z" w16du:dateUtc="2025-07-08T15:58:00Z">
        <w:r w:rsidR="00015DCD">
          <w:t xml:space="preserve"> dimensionality</w:t>
        </w:r>
      </w:ins>
      <w:del w:id="339" w:author="Joe Hahn" w:date="2025-07-08T10:58:00Z" w16du:dateUtc="2025-07-08T15:58:00Z">
        <w:r w:rsidDel="00015DCD">
          <w:delText>are</w:delText>
        </w:r>
      </w:del>
      <w:r>
        <w:t xml:space="preserve">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vector_dimension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=1024</w:t>
      </w:r>
      <w:del w:id="340" w:author="Joe Hahn" w:date="2025-07-08T10:58:00Z" w16du:dateUtc="2025-07-08T15:58:00Z">
        <w:r w:rsidDel="00015DCD">
          <w:rPr>
            <w:rFonts w:ascii="Courier New" w:hAnsi="Courier New" w:cs="Courier New"/>
            <w:color w:val="000000" w:themeColor="text1"/>
            <w:sz w:val="20"/>
            <w:szCs w:val="20"/>
          </w:rPr>
          <w:delText xml:space="preserve"> </w:delText>
        </w:r>
        <w:commentRangeStart w:id="341"/>
        <w:r w:rsidDel="00015DCD">
          <w:delText xml:space="preserve">elements </w:delText>
        </w:r>
        <w:commentRangeEnd w:id="341"/>
        <w:r w:rsidR="002F7BCD" w:rsidDel="00015DCD">
          <w:rPr>
            <w:rStyle w:val="CommentReference"/>
          </w:rPr>
          <w:commentReference w:id="341"/>
        </w:r>
        <w:r w:rsidDel="00015DCD">
          <w:delText>long,</w:delText>
        </w:r>
      </w:del>
      <w:del w:id="342" w:author="Joe Hahn" w:date="2025-07-08T11:08:00Z" w16du:dateUtc="2025-07-08T16:08:00Z">
        <w:r w:rsidDel="00534689">
          <w:delText xml:space="preserve"> </w:delText>
        </w:r>
      </w:del>
      <w:ins w:id="343" w:author="Joe Hahn" w:date="2025-07-08T11:08:00Z" w16du:dateUtc="2025-07-08T16:08:00Z">
        <w:r w:rsidR="00534689">
          <w:t xml:space="preserve">. </w:t>
        </w:r>
      </w:ins>
      <w:ins w:id="344" w:author="Joe Hahn" w:date="2025-07-08T11:09:00Z" w16du:dateUtc="2025-07-08T16:09:00Z">
        <w:r w:rsidR="00534689">
          <w:t>A</w:t>
        </w:r>
      </w:ins>
      <w:del w:id="345" w:author="Joe Hahn" w:date="2025-07-08T11:09:00Z" w16du:dateUtc="2025-07-08T16:09:00Z">
        <w:r w:rsidDel="00534689">
          <w:delText>with a</w:delText>
        </w:r>
      </w:del>
      <w:r>
        <w:t xml:space="preserve">ll text chunks and their corresponding vectors </w:t>
      </w:r>
      <w:ins w:id="346" w:author="Joe Hahn" w:date="2025-07-08T11:09:00Z" w16du:dateUtc="2025-07-08T16:09:00Z">
        <w:r w:rsidR="00534689">
          <w:t>get</w:t>
        </w:r>
      </w:ins>
      <w:del w:id="347" w:author="Joe Hahn" w:date="2025-07-08T11:09:00Z" w16du:dateUtc="2025-07-08T16:09:00Z">
        <w:r w:rsidR="00BC656E" w:rsidDel="00534689">
          <w:delText>being</w:delText>
        </w:r>
      </w:del>
      <w:r>
        <w:t xml:space="preserve"> stored in</w:t>
      </w:r>
      <w:del w:id="348" w:author="Joe Hahn" w:date="2025-07-08T11:09:00Z" w16du:dateUtc="2025-07-08T16:09:00Z">
        <w:r w:rsidDel="00534689">
          <w:delText xml:space="preserve"> a</w:delText>
        </w:r>
        <w:r w:rsidR="008C4504" w:rsidDel="00534689">
          <w:delText>n</w:delText>
        </w:r>
      </w:del>
      <w:r w:rsidR="008C4504">
        <w:t xml:space="preserve"> AD</w:t>
      </w:r>
      <w:ins w:id="349" w:author="Joe Hahn" w:date="2025-07-07T22:21:00Z" w16du:dateUtc="2025-07-08T03:21:00Z">
        <w:r w:rsidR="00025657">
          <w:t>B</w:t>
        </w:r>
      </w:ins>
      <w:del w:id="350" w:author="Joe Hahn" w:date="2025-07-07T22:21:00Z" w16du:dateUtc="2025-07-08T03:21:00Z">
        <w:r w:rsidR="008C4504" w:rsidDel="00025657">
          <w:delText>W</w:delText>
        </w:r>
      </w:del>
      <w:r w:rsidR="008C4504">
        <w:t xml:space="preserve"> </w:t>
      </w:r>
      <w:r>
        <w:t xml:space="preserve">table named 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RAG_VECTORS</w:t>
      </w:r>
      <w:r w:rsidR="00BD2A88">
        <w:t xml:space="preserve">, </w:t>
      </w:r>
      <w:r w:rsidR="00EC1AEF">
        <w:t>and</w:t>
      </w:r>
      <w:del w:id="351" w:author="Joe Hahn" w:date="2025-07-08T11:09:00Z" w16du:dateUtc="2025-07-08T16:09:00Z">
        <w:r w:rsidR="00EC1AEF" w:rsidDel="00534689">
          <w:delText xml:space="preserve"> </w:delText>
        </w:r>
        <w:r w:rsidR="00BD2A88" w:rsidDel="00534689">
          <w:delText>with</w:delText>
        </w:r>
      </w:del>
      <w:r w:rsidR="00BD2A88">
        <w:t xml:space="preserve"> (</w:t>
      </w:r>
      <w:r w:rsidR="003E5C9A">
        <w:t>iv</w:t>
      </w:r>
      <w:r w:rsidR="00BD2A88">
        <w:t xml:space="preserve">) index </w:t>
      </w:r>
      <w:r w:rsidR="00BD2A88" w:rsidRPr="00025B20">
        <w:rPr>
          <w:rFonts w:ascii="Courier New" w:hAnsi="Courier New" w:cs="Courier New"/>
          <w:color w:val="000000" w:themeColor="text1"/>
          <w:sz w:val="20"/>
          <w:szCs w:val="20"/>
        </w:rPr>
        <w:t>RAG_INDEX</w:t>
      </w:r>
      <w:r w:rsidR="00BC656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del w:id="352" w:author="Joe Hahn" w:date="2025-07-08T11:57:00Z" w16du:dateUtc="2025-07-08T16:57:00Z">
        <w:r w:rsidR="00BD2A88" w:rsidDel="004E4808">
          <w:delText>b</w:delText>
        </w:r>
      </w:del>
      <w:ins w:id="353" w:author="Joe Hahn" w:date="2025-07-08T11:57:00Z" w16du:dateUtc="2025-07-08T16:57:00Z">
        <w:r w:rsidR="004E4808">
          <w:t>is b</w:t>
        </w:r>
      </w:ins>
      <w:r w:rsidR="00BD2A88">
        <w:t>uilt on</w:t>
      </w:r>
      <w:r w:rsidR="00BC656E">
        <w:t xml:space="preserve"> that</w:t>
      </w:r>
      <w:r w:rsidR="00BD2A88">
        <w:t xml:space="preserve"> </w:t>
      </w:r>
      <w:r w:rsidR="008C4504">
        <w:t xml:space="preserve">vector </w:t>
      </w:r>
      <w:r w:rsidR="00BD2A88">
        <w:t>table</w:t>
      </w:r>
      <w:r w:rsidR="00BC656E">
        <w:t xml:space="preserve"> </w:t>
      </w:r>
      <w:r w:rsidR="00BD2A88">
        <w:t>to accelerate vector searches</w:t>
      </w:r>
      <w:r w:rsidR="00BC656E">
        <w:t xml:space="preserve"> across that content</w:t>
      </w:r>
      <w:r w:rsidR="00BD2A88">
        <w:t xml:space="preserve">. </w:t>
      </w:r>
      <w:r w:rsidR="004E0E63">
        <w:t>S</w:t>
      </w:r>
      <w:r w:rsidR="00476ED0">
        <w:t xml:space="preserve">ee also </w:t>
      </w:r>
      <w:hyperlink r:id="rId24" w:anchor="ADBSB-GUID-000CBBD4-202B-4E9B-9FC2-B9F2FF20F246" w:history="1">
        <w:r w:rsidR="00476ED0" w:rsidRPr="00476ED0">
          <w:rPr>
            <w:rStyle w:val="Hyperlink"/>
          </w:rPr>
          <w:t>DBMS_CLOUD package</w:t>
        </w:r>
      </w:hyperlink>
      <w:r w:rsidR="00476ED0">
        <w:t xml:space="preserve"> for more details about this functionality.</w:t>
      </w:r>
    </w:p>
    <w:p w14:paraId="2D02A6DE" w14:textId="77777777" w:rsidR="00B9528A" w:rsidRDefault="00B9528A"/>
    <w:p w14:paraId="539FBF40" w14:textId="2D27AC08" w:rsidR="00A9656E" w:rsidRPr="001715EA" w:rsidRDefault="00BD2A88" w:rsidP="00A9656E">
      <w:pPr>
        <w:rPr>
          <w:ins w:id="354" w:author="Joe Hahn" w:date="2025-07-08T11:52:00Z" w16du:dateUtc="2025-07-08T16:52:00Z"/>
          <w:rPrChange w:id="355" w:author="Joe Hahn" w:date="2025-07-10T18:01:00Z" w16du:dateUtc="2025-07-10T22:01:00Z">
            <w:rPr>
              <w:ins w:id="356" w:author="Joe Hahn" w:date="2025-07-08T11:52:00Z" w16du:dateUtc="2025-07-08T16:52:00Z"/>
              <w:i/>
              <w:iCs/>
            </w:rPr>
          </w:rPrChange>
        </w:rPr>
      </w:pPr>
      <w:r>
        <w:t xml:space="preserve">Chunking and </w:t>
      </w:r>
      <w:r w:rsidR="000C44F7">
        <w:t>embedding</w:t>
      </w:r>
      <w:r>
        <w:t xml:space="preserve"> this experiment’s 20 novels that are a few hundred pages of text each</w:t>
      </w:r>
      <w:r w:rsidR="00BC656E">
        <w:t xml:space="preserve"> requires</w:t>
      </w:r>
      <w:r>
        <w:t xml:space="preserve"> </w:t>
      </w:r>
      <w:r w:rsidR="008C4504">
        <w:t xml:space="preserve">about </w:t>
      </w:r>
      <w:ins w:id="357" w:author="Joe Hahn" w:date="2025-07-11T09:54:00Z" w16du:dateUtc="2025-07-11T13:54:00Z">
        <w:r w:rsidR="009D36BC">
          <w:t>1</w:t>
        </w:r>
      </w:ins>
      <w:del w:id="358" w:author="Joe Hahn" w:date="2025-07-11T09:54:00Z" w16du:dateUtc="2025-07-11T13:54:00Z">
        <w:r w:rsidR="008C4504" w:rsidDel="009D36BC">
          <w:delText>1</w:delText>
        </w:r>
      </w:del>
      <w:r>
        <w:t xml:space="preserve"> minute to </w:t>
      </w:r>
      <w:proofErr w:type="gramStart"/>
      <w:r w:rsidR="00EC1AEF">
        <w:t>complete, and</w:t>
      </w:r>
      <w:proofErr w:type="gramEnd"/>
      <w:r>
        <w:t xml:space="preserve"> </w:t>
      </w:r>
      <w:r w:rsidR="00BC656E">
        <w:t>concludes</w:t>
      </w:r>
      <w:r>
        <w:t xml:space="preserve"> the setup of </w:t>
      </w:r>
      <w:commentRangeStart w:id="359"/>
      <w:r>
        <w:t>Select</w:t>
      </w:r>
      <w:ins w:id="360" w:author="Joe Hahn" w:date="2025-07-07T22:35:00Z" w16du:dateUtc="2025-07-08T03:35:00Z">
        <w:r w:rsidR="00E070A4">
          <w:t xml:space="preserve"> </w:t>
        </w:r>
      </w:ins>
      <w:del w:id="361" w:author="Joe Hahn" w:date="2025-07-07T22:35:00Z" w16du:dateUtc="2025-07-08T03:35:00Z">
        <w:r w:rsidR="00D83109" w:rsidDel="00E070A4">
          <w:delText>-</w:delText>
        </w:r>
      </w:del>
      <w:r>
        <w:t>AI</w:t>
      </w:r>
      <w:ins w:id="362" w:author="Joe Hahn" w:date="2025-07-07T22:35:00Z" w16du:dateUtc="2025-07-08T03:35:00Z">
        <w:r w:rsidR="00E070A4">
          <w:t xml:space="preserve"> </w:t>
        </w:r>
      </w:ins>
      <w:del w:id="363" w:author="Joe Hahn" w:date="2025-07-07T22:35:00Z" w16du:dateUtc="2025-07-08T03:35:00Z">
        <w:r w:rsidR="00D83109" w:rsidDel="00E070A4">
          <w:delText>-</w:delText>
        </w:r>
      </w:del>
      <w:r>
        <w:t>RAG</w:t>
      </w:r>
      <w:commentRangeEnd w:id="359"/>
      <w:r w:rsidR="002F7BCD">
        <w:rPr>
          <w:rStyle w:val="CommentReference"/>
        </w:rPr>
        <w:commentReference w:id="359"/>
      </w:r>
      <w:r>
        <w:t xml:space="preserve"> in AD</w:t>
      </w:r>
      <w:ins w:id="364" w:author="Joe Hahn" w:date="2025-07-07T22:21:00Z" w16du:dateUtc="2025-07-08T03:21:00Z">
        <w:r w:rsidR="00025657">
          <w:t>B</w:t>
        </w:r>
      </w:ins>
      <w:del w:id="365" w:author="Joe Hahn" w:date="2025-07-07T22:21:00Z" w16du:dateUtc="2025-07-08T03:21:00Z">
        <w:r w:rsidDel="00025657">
          <w:delText>W</w:delText>
        </w:r>
      </w:del>
      <w:r w:rsidR="00BC656E">
        <w:t>.</w:t>
      </w:r>
    </w:p>
    <w:p w14:paraId="3B71B6E4" w14:textId="77777777" w:rsidR="00A9656E" w:rsidDel="004E4808" w:rsidRDefault="00A9656E">
      <w:pPr>
        <w:rPr>
          <w:del w:id="366" w:author="Joe Hahn" w:date="2025-07-08T11:57:00Z" w16du:dateUtc="2025-07-08T16:57:00Z"/>
        </w:rPr>
      </w:pPr>
    </w:p>
    <w:p w14:paraId="5F975D57" w14:textId="77777777" w:rsidR="0084723D" w:rsidRDefault="0084723D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4AC57A" w14:textId="3CBEBFF3" w:rsidR="00BD2A88" w:rsidRPr="0095116F" w:rsidRDefault="00465826" w:rsidP="00BD2A88">
      <w:pPr>
        <w:rPr>
          <w:rFonts w:ascii="Calibri" w:hAnsi="Calibri" w:cs="Calibri"/>
          <w:i/>
          <w:iCs/>
          <w:sz w:val="26"/>
          <w:szCs w:val="26"/>
        </w:rPr>
      </w:pPr>
      <w:ins w:id="367" w:author="Joe Hahn" w:date="2025-07-08T11:24:00Z" w16du:dateUtc="2025-07-08T16:24:00Z">
        <w:r>
          <w:rPr>
            <w:rFonts w:ascii="Calibri" w:hAnsi="Calibri" w:cs="Calibri"/>
            <w:i/>
            <w:iCs/>
            <w:sz w:val="26"/>
            <w:szCs w:val="26"/>
          </w:rPr>
          <w:t>Qu</w:t>
        </w:r>
      </w:ins>
      <w:del w:id="368" w:author="Joe Hahn" w:date="2025-07-08T11:24:00Z" w16du:dateUtc="2025-07-08T16:24:00Z">
        <w:r w:rsidR="00BD2A88" w:rsidDel="00465826">
          <w:rPr>
            <w:rFonts w:ascii="Calibri" w:hAnsi="Calibri" w:cs="Calibri"/>
            <w:i/>
            <w:iCs/>
            <w:sz w:val="26"/>
            <w:szCs w:val="26"/>
          </w:rPr>
          <w:delText>Qu</w:delText>
        </w:r>
      </w:del>
      <w:ins w:id="369" w:author="Joe Hahn" w:date="2025-07-08T11:24:00Z" w16du:dateUtc="2025-07-08T16:24:00Z">
        <w:r>
          <w:rPr>
            <w:rFonts w:ascii="Calibri" w:hAnsi="Calibri" w:cs="Calibri"/>
            <w:i/>
            <w:iCs/>
            <w:sz w:val="26"/>
            <w:szCs w:val="26"/>
          </w:rPr>
          <w:t>estioning</w:t>
        </w:r>
      </w:ins>
      <w:del w:id="370" w:author="Joe Hahn" w:date="2025-07-08T11:24:00Z" w16du:dateUtc="2025-07-08T16:24:00Z">
        <w:r w:rsidR="00BD2A88" w:rsidDel="00465826">
          <w:rPr>
            <w:rFonts w:ascii="Calibri" w:hAnsi="Calibri" w:cs="Calibri"/>
            <w:i/>
            <w:iCs/>
            <w:sz w:val="26"/>
            <w:szCs w:val="26"/>
          </w:rPr>
          <w:delText>ery</w:delText>
        </w:r>
      </w:del>
      <w:r w:rsidR="00BD2A88">
        <w:rPr>
          <w:rFonts w:ascii="Calibri" w:hAnsi="Calibri" w:cs="Calibri"/>
          <w:i/>
          <w:iCs/>
          <w:sz w:val="26"/>
          <w:szCs w:val="26"/>
        </w:rPr>
        <w:t xml:space="preserve"> the</w:t>
      </w:r>
      <w:ins w:id="371" w:author="Joe Hahn" w:date="2025-07-11T09:39:00Z" w16du:dateUtc="2025-07-11T13:39:00Z">
        <w:r w:rsidR="004F40B2">
          <w:rPr>
            <w:rFonts w:ascii="Calibri" w:hAnsi="Calibri" w:cs="Calibri"/>
            <w:i/>
            <w:iCs/>
            <w:sz w:val="26"/>
            <w:szCs w:val="26"/>
          </w:rPr>
          <w:t xml:space="preserve"> </w:t>
        </w:r>
      </w:ins>
      <w:del w:id="372" w:author="Joe Hahn" w:date="2025-07-11T09:39:00Z" w16du:dateUtc="2025-07-11T13:39:00Z">
        <w:r w:rsidR="00BD2A88" w:rsidDel="004F40B2">
          <w:rPr>
            <w:rFonts w:ascii="Calibri" w:hAnsi="Calibri" w:cs="Calibri"/>
            <w:i/>
            <w:iCs/>
            <w:sz w:val="26"/>
            <w:szCs w:val="26"/>
          </w:rPr>
          <w:delText xml:space="preserve"> RAG </w:delText>
        </w:r>
      </w:del>
      <w:r w:rsidR="00BD2A88">
        <w:rPr>
          <w:rFonts w:ascii="Calibri" w:hAnsi="Calibri" w:cs="Calibri"/>
          <w:i/>
          <w:iCs/>
          <w:sz w:val="26"/>
          <w:szCs w:val="26"/>
        </w:rPr>
        <w:t>Knowledge Base</w:t>
      </w:r>
    </w:p>
    <w:p w14:paraId="4F3A7942" w14:textId="77777777" w:rsidR="00BD2A88" w:rsidRPr="0084723D" w:rsidRDefault="00BD2A8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E91F9C" w14:textId="7B2BDFC2" w:rsidR="00BC656E" w:rsidRPr="008F7B85" w:rsidRDefault="00BC656E" w:rsidP="00BC656E">
      <w:pPr>
        <w:rPr>
          <w:rFonts w:ascii="Courier New" w:hAnsi="Courier New" w:cs="Courier New"/>
          <w:sz w:val="20"/>
          <w:szCs w:val="20"/>
        </w:rPr>
      </w:pPr>
      <w:commentRangeStart w:id="373"/>
      <w:r>
        <w:t xml:space="preserve">To </w:t>
      </w:r>
      <w:ins w:id="374" w:author="Joe Hahn" w:date="2025-07-08T11:11:00Z" w16du:dateUtc="2025-07-08T16:11:00Z">
        <w:r w:rsidR="00FC3483">
          <w:t xml:space="preserve">ask a question of Select AI RAG </w:t>
        </w:r>
      </w:ins>
      <w:ins w:id="375" w:author="Joe Hahn" w:date="2025-07-08T11:25:00Z" w16du:dateUtc="2025-07-08T16:25:00Z">
        <w:r w:rsidR="00465826">
          <w:t xml:space="preserve">via </w:t>
        </w:r>
      </w:ins>
      <w:del w:id="376" w:author="Joe Hahn" w:date="2025-07-08T11:11:00Z" w16du:dateUtc="2025-07-08T16:11:00Z">
        <w:r w:rsidDel="00FC3483">
          <w:delText>query</w:delText>
        </w:r>
      </w:del>
      <w:del w:id="377" w:author="Joe Hahn" w:date="2025-07-08T11:10:00Z" w16du:dateUtc="2025-07-08T16:10:00Z">
        <w:r w:rsidDel="00FC3483">
          <w:delText xml:space="preserve"> the RAG </w:delText>
        </w:r>
        <w:r w:rsidR="00DB5A25" w:rsidDel="00FC3483">
          <w:delText>pipeline</w:delText>
        </w:r>
      </w:del>
      <w:del w:id="378" w:author="Joe Hahn" w:date="2025-07-08T11:24:00Z" w16du:dateUtc="2025-07-08T16:24:00Z">
        <w:r w:rsidDel="00465826">
          <w:delText xml:space="preserve"> </w:delText>
        </w:r>
        <w:commentRangeEnd w:id="373"/>
        <w:r w:rsidR="002F7BCD" w:rsidDel="00465826">
          <w:rPr>
            <w:rStyle w:val="CommentReference"/>
          </w:rPr>
          <w:commentReference w:id="373"/>
        </w:r>
      </w:del>
      <w:del w:id="379" w:author="Joe Hahn" w:date="2025-07-08T11:11:00Z" w16du:dateUtc="2025-07-08T16:11:00Z">
        <w:r w:rsidR="004E0E63" w:rsidDel="00FC3483">
          <w:delText>vi</w:delText>
        </w:r>
      </w:del>
      <w:ins w:id="380" w:author="Joe Hahn" w:date="2025-07-08T11:25:00Z" w16du:dateUtc="2025-07-08T16:25:00Z">
        <w:r w:rsidR="00465826">
          <w:t xml:space="preserve">code, </w:t>
        </w:r>
      </w:ins>
      <w:del w:id="381" w:author="Joe Hahn" w:date="2025-07-08T11:11:00Z" w16du:dateUtc="2025-07-08T16:11:00Z">
        <w:r w:rsidR="004E0E63" w:rsidDel="00FC3483">
          <w:delText>a</w:delText>
        </w:r>
      </w:del>
      <w:del w:id="382" w:author="Joe Hahn" w:date="2025-07-08T11:24:00Z" w16du:dateUtc="2025-07-08T16:24:00Z">
        <w:r w:rsidDel="00465826">
          <w:delText xml:space="preserve"> </w:delText>
        </w:r>
      </w:del>
      <w:del w:id="383" w:author="Joe Hahn" w:date="2025-07-08T11:25:00Z" w16du:dateUtc="2025-07-08T16:25:00Z">
        <w:r w:rsidDel="00465826">
          <w:delText xml:space="preserve">code, </w:delText>
        </w:r>
      </w:del>
      <w:ins w:id="384" w:author="Joe Hahn" w:date="2025-07-08T11:11:00Z" w16du:dateUtc="2025-07-08T16:11:00Z">
        <w:r w:rsidR="00FC3483">
          <w:t>first execute</w:t>
        </w:r>
      </w:ins>
      <w:del w:id="385" w:author="Joe Hahn" w:date="2025-07-08T11:11:00Z" w16du:dateUtc="2025-07-08T16:11:00Z">
        <w:r w:rsidDel="00FC3483">
          <w:delText>use</w:delText>
        </w:r>
      </w:del>
    </w:p>
    <w:p w14:paraId="076E61A4" w14:textId="77777777" w:rsidR="00BC656E" w:rsidRPr="008F7B85" w:rsidRDefault="00BC656E" w:rsidP="00BC656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</w:p>
    <w:p w14:paraId="64CCD89C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219EB7FC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 xml:space="preserve">    DBMS_CLOUD_AI.SET_</w:t>
      </w:r>
      <w:proofErr w:type="gramStart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PROFILE(</w:t>
      </w:r>
      <w:proofErr w:type="spellStart"/>
      <w:proofErr w:type="gramEnd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profile_name</w:t>
      </w:r>
      <w:proofErr w:type="spellEnd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 xml:space="preserve"> =&gt; 'RAG_PROFILE'</w:t>
      </w:r>
      <w:proofErr w:type="gramStart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6104F3D2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</w:p>
    <w:p w14:paraId="160A9EC0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3BDD0A5B" w14:textId="77777777" w:rsidR="00BC656E" w:rsidRDefault="00BC656E" w:rsidP="00BC656E">
      <w:pPr>
        <w:rPr>
          <w:rFonts w:ascii="Courier New" w:hAnsi="Courier New" w:cs="Courier New"/>
          <w:sz w:val="20"/>
          <w:szCs w:val="20"/>
        </w:rPr>
      </w:pPr>
    </w:p>
    <w:p w14:paraId="41948E58" w14:textId="2CDCA6F2" w:rsidR="00BC656E" w:rsidRPr="006A6BDE" w:rsidRDefault="00BC656E" w:rsidP="006A6BD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>
        <w:t xml:space="preserve">to </w:t>
      </w:r>
      <w:ins w:id="386" w:author="Joe Hahn" w:date="2025-07-08T11:57:00Z" w16du:dateUtc="2025-07-08T16:57:00Z">
        <w:r w:rsidR="004E4808">
          <w:t>instruct</w:t>
        </w:r>
      </w:ins>
      <w:del w:id="387" w:author="Joe Hahn" w:date="2025-07-08T11:57:00Z" w16du:dateUtc="2025-07-08T16:57:00Z">
        <w:r w:rsidDel="004E4808">
          <w:delText>tell</w:delText>
        </w:r>
      </w:del>
      <w:r>
        <w:t xml:space="preserve"> </w:t>
      </w:r>
      <w:del w:id="388" w:author="Joe Hahn" w:date="2025-07-08T11:57:00Z" w16du:dateUtc="2025-07-08T16:57:00Z">
        <w:r w:rsidDel="004E4808">
          <w:delText xml:space="preserve">your </w:delText>
        </w:r>
      </w:del>
      <w:ins w:id="389" w:author="Joe Hahn" w:date="2025-07-08T11:57:00Z" w16du:dateUtc="2025-07-08T16:57:00Z">
        <w:r w:rsidR="004E4808">
          <w:t xml:space="preserve">a </w:t>
        </w:r>
      </w:ins>
      <w:r>
        <w:t xml:space="preserve">SQL script or OML notebook or database application </w:t>
      </w:r>
      <w:del w:id="390" w:author="Joe Hahn" w:date="2025-07-08T11:58:00Z" w16du:dateUtc="2025-07-08T16:58:00Z">
        <w:r w:rsidDel="004E4808">
          <w:delText>th</w:delText>
        </w:r>
      </w:del>
      <w:del w:id="391" w:author="Joe Hahn" w:date="2025-07-08T11:57:00Z" w16du:dateUtc="2025-07-08T16:57:00Z">
        <w:r w:rsidDel="004E4808">
          <w:delText xml:space="preserve">at you intend </w:delText>
        </w:r>
      </w:del>
      <w:r>
        <w:t xml:space="preserve">to </w:t>
      </w:r>
      <w:r w:rsidR="00264051">
        <w:t>call</w:t>
      </w:r>
      <w:r>
        <w:t xml:space="preserve"> Select</w:t>
      </w:r>
      <w:ins w:id="392" w:author="Joe Hahn" w:date="2025-07-07T22:35:00Z" w16du:dateUtc="2025-07-08T03:35:00Z">
        <w:r w:rsidR="00E070A4">
          <w:t xml:space="preserve"> </w:t>
        </w:r>
      </w:ins>
      <w:del w:id="393" w:author="Joe Hahn" w:date="2025-07-07T22:35:00Z" w16du:dateUtc="2025-07-08T03:35:00Z">
        <w:r w:rsidR="003E5C9A" w:rsidDel="00E070A4">
          <w:delText>-</w:delText>
        </w:r>
      </w:del>
      <w:r>
        <w:t>AI</w:t>
      </w:r>
      <w:ins w:id="394" w:author="Joe Hahn" w:date="2025-07-07T22:35:00Z" w16du:dateUtc="2025-07-08T03:35:00Z">
        <w:r w:rsidR="00E070A4">
          <w:t xml:space="preserve"> </w:t>
        </w:r>
      </w:ins>
      <w:del w:id="395" w:author="Joe Hahn" w:date="2025-07-07T22:35:00Z" w16du:dateUtc="2025-07-08T03:35:00Z">
        <w:r w:rsidR="003E5C9A" w:rsidDel="00E070A4">
          <w:delText>-</w:delText>
        </w:r>
      </w:del>
      <w:r>
        <w:t xml:space="preserve">RAG </w:t>
      </w:r>
      <w:r w:rsidR="00264051">
        <w:t>using</w:t>
      </w:r>
      <w:r>
        <w:t xml:space="preserve"> profile </w:t>
      </w: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RAG_PROFILE</w:t>
      </w:r>
      <w:r>
        <w:t>.</w:t>
      </w:r>
      <w:r w:rsidR="006A6BDE">
        <w:t xml:space="preserve"> To submit </w:t>
      </w:r>
      <w:ins w:id="396" w:author="Joe Hahn" w:date="2025-07-08T11:25:00Z" w16du:dateUtc="2025-07-08T16:25:00Z">
        <w:r w:rsidR="00465826">
          <w:t>a</w:t>
        </w:r>
      </w:ins>
      <w:del w:id="397" w:author="Joe Hahn" w:date="2025-07-08T11:25:00Z" w16du:dateUtc="2025-07-08T16:25:00Z">
        <w:r w:rsidR="006A6BDE" w:rsidDel="00465826">
          <w:delText>a</w:delText>
        </w:r>
      </w:del>
      <w:r w:rsidR="006A6BDE">
        <w:t xml:space="preserve"> question</w:t>
      </w:r>
      <w:ins w:id="398" w:author="Joe Hahn" w:date="2025-07-08T11:58:00Z" w16du:dateUtc="2025-07-08T16:58:00Z">
        <w:r w:rsidR="004E4808">
          <w:t xml:space="preserve"> to Select AI RAG</w:t>
        </w:r>
      </w:ins>
      <w:del w:id="399" w:author="Joe Hahn" w:date="2025-07-08T11:12:00Z" w16du:dateUtc="2025-07-08T16:12:00Z">
        <w:r w:rsidR="006A6BDE" w:rsidDel="00FC3483">
          <w:delText xml:space="preserve"> to Select</w:delText>
        </w:r>
      </w:del>
      <w:del w:id="400" w:author="Joe Hahn" w:date="2025-07-07T22:35:00Z" w16du:dateUtc="2025-07-08T03:35:00Z">
        <w:r w:rsidR="003E5C9A" w:rsidDel="00E070A4">
          <w:delText>-</w:delText>
        </w:r>
      </w:del>
      <w:del w:id="401" w:author="Joe Hahn" w:date="2025-07-08T11:12:00Z" w16du:dateUtc="2025-07-08T16:12:00Z">
        <w:r w:rsidR="006A6BDE" w:rsidDel="00FC3483">
          <w:delText>AI</w:delText>
        </w:r>
      </w:del>
      <w:del w:id="402" w:author="Joe Hahn" w:date="2025-07-07T22:35:00Z" w16du:dateUtc="2025-07-08T03:35:00Z">
        <w:r w:rsidR="003E5C9A" w:rsidDel="00E070A4">
          <w:delText>-</w:delText>
        </w:r>
      </w:del>
      <w:del w:id="403" w:author="Joe Hahn" w:date="2025-07-08T11:12:00Z" w16du:dateUtc="2025-07-08T16:12:00Z">
        <w:r w:rsidR="006A6BDE" w:rsidDel="00FC3483">
          <w:delText>RAG</w:delText>
        </w:r>
        <w:r w:rsidR="00ED289A" w:rsidDel="00FC3483">
          <w:delText xml:space="preserve"> programmatically</w:delText>
        </w:r>
      </w:del>
      <w:r w:rsidR="006A6BDE">
        <w:t xml:space="preserve">, precede </w:t>
      </w:r>
      <w:ins w:id="404" w:author="Joe Hahn" w:date="2025-07-08T11:25:00Z" w16du:dateUtc="2025-07-08T16:25:00Z">
        <w:r w:rsidR="00465826">
          <w:t>the</w:t>
        </w:r>
      </w:ins>
      <w:del w:id="405" w:author="Joe Hahn" w:date="2025-07-08T11:25:00Z" w16du:dateUtc="2025-07-08T16:25:00Z">
        <w:r w:rsidR="00DB5A25" w:rsidDel="00465826">
          <w:delText>any</w:delText>
        </w:r>
      </w:del>
      <w:r w:rsidR="006A6BDE">
        <w:t xml:space="preserve"> question with </w:t>
      </w:r>
      <w:r w:rsidR="004C40C8"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="006A6BDE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40C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AI</w:t>
      </w:r>
      <w:r w:rsidR="006A6BDE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40C8"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 w:rsidR="006A6BDE">
        <w:t>,</w:t>
      </w:r>
      <w:r w:rsidR="004C40C8">
        <w:t xml:space="preserve"> such as</w:t>
      </w:r>
      <w:r w:rsidR="006A6BDE" w:rsidRPr="00772F33">
        <w:rPr>
          <w:noProof/>
        </w:rPr>
        <w:drawing>
          <wp:inline distT="0" distB="0" distL="0" distR="0" wp14:anchorId="53AA4F71" wp14:editId="5F2FD05C">
            <wp:extent cx="6740562" cy="1509081"/>
            <wp:effectExtent l="0" t="0" r="3175" b="2540"/>
            <wp:docPr id="1009430384" name="Picture 100943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0384" name="Picture 100943038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83" cy="15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A8CD" w14:textId="2D214A6B" w:rsidR="006A6BDE" w:rsidRPr="00BF0872" w:rsidRDefault="006A6BDE" w:rsidP="006A6BDE">
      <w:pPr>
        <w:pStyle w:val="Caption"/>
        <w:rPr>
          <w:i w:val="0"/>
          <w:iCs w:val="0"/>
        </w:rPr>
      </w:pPr>
      <w:r>
        <w:t xml:space="preserve">Figure 3. </w:t>
      </w:r>
      <w:r>
        <w:rPr>
          <w:i w:val="0"/>
          <w:iCs w:val="0"/>
        </w:rPr>
        <w:t>Screengrab of a Select AI RAG query executed in an OML notebook .</w:t>
      </w:r>
    </w:p>
    <w:p w14:paraId="15B1ECB5" w14:textId="301547DC" w:rsidR="00DB5A25" w:rsidRDefault="004C40C8" w:rsidP="002F5F99">
      <w:r>
        <w:t xml:space="preserve">The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>
        <w:t xml:space="preserve"> in the above instructs the database to encode the question</w:t>
      </w:r>
      <w:r w:rsidR="00D83109">
        <w:t xml:space="preserve">, </w:t>
      </w:r>
      <w:r>
        <w:t>which recast’s that text as a vector</w:t>
      </w:r>
      <w:r w:rsidR="00D83109">
        <w:t>,</w:t>
      </w:r>
      <w:r>
        <w:t xml:space="preserve"> and then perform a </w:t>
      </w:r>
      <w:hyperlink r:id="rId26" w:history="1">
        <w:r w:rsidRPr="00DA191E">
          <w:rPr>
            <w:rStyle w:val="Hyperlink"/>
          </w:rPr>
          <w:t>vector similarity search</w:t>
        </w:r>
      </w:hyperlink>
      <w:r>
        <w:t xml:space="preserve"> across table 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RAG_VECTORS</w:t>
      </w:r>
      <w:r>
        <w:t xml:space="preserve"> to find the top </w:t>
      </w:r>
      <w:r w:rsidR="004E0E63">
        <w:t>N</w:t>
      </w:r>
      <w:del w:id="406" w:author="Joe Hahn" w:date="2025-07-08T11:17:00Z" w16du:dateUtc="2025-07-08T16:17:00Z">
        <w:r w:rsidR="004E0E63" w:rsidDel="006A1C82">
          <w:delText>=</w:delText>
        </w:r>
        <w:r w:rsidDel="006A1C82">
          <w:delText>5</w:delText>
        </w:r>
      </w:del>
      <w:r>
        <w:t xml:space="preserve"> text chunks whose encodings are most similar to the question’s encoding. </w:t>
      </w:r>
      <w:r w:rsidR="00DB5A25">
        <w:t xml:space="preserve">The database then feeds those </w:t>
      </w:r>
      <w:del w:id="407" w:author="Joe Hahn" w:date="2025-07-08T11:17:00Z" w16du:dateUtc="2025-07-08T16:17:00Z">
        <w:r w:rsidR="00DB5A25" w:rsidDel="006A1C82">
          <w:delText>5</w:delText>
        </w:r>
      </w:del>
      <w:del w:id="408" w:author="Joe Hahn" w:date="2025-07-08T11:58:00Z" w16du:dateUtc="2025-07-08T16:58:00Z">
        <w:r w:rsidR="00DB5A25" w:rsidDel="004E4808">
          <w:delText xml:space="preserve"> </w:delText>
        </w:r>
      </w:del>
      <w:r w:rsidR="00DB5A25">
        <w:t>text chunks</w:t>
      </w:r>
      <w:r w:rsidR="00D83109">
        <w:t xml:space="preserve">, which </w:t>
      </w:r>
      <w:r w:rsidR="006E20E6">
        <w:t>are</w:t>
      </w:r>
      <w:r w:rsidR="00D83109">
        <w:t xml:space="preserve"> known as </w:t>
      </w:r>
      <w:r w:rsidR="002E4D12">
        <w:t>the context</w:t>
      </w:r>
      <w:r w:rsidR="00D83109">
        <w:t>,</w:t>
      </w:r>
      <w:r w:rsidR="002E4D12">
        <w:t xml:space="preserve"> </w:t>
      </w:r>
      <w:r w:rsidR="00DB5A25">
        <w:t xml:space="preserve">into </w:t>
      </w:r>
      <w:ins w:id="409" w:author="Joe Hahn" w:date="2025-07-08T11:59:00Z" w16du:dateUtc="2025-07-08T16:59:00Z">
        <w:r w:rsidR="004E4808">
          <w:t xml:space="preserve">an </w:t>
        </w:r>
      </w:ins>
      <w:del w:id="410" w:author="Joe Hahn" w:date="2025-07-08T11:59:00Z" w16du:dateUtc="2025-07-08T16:59:00Z">
        <w:r w:rsidR="00DB5A25" w:rsidDel="004E4808">
          <w:delText xml:space="preserve">a large language model </w:delText>
        </w:r>
        <w:r w:rsidR="002E4D12" w:rsidDel="004E4808">
          <w:delText>(</w:delText>
        </w:r>
      </w:del>
      <w:r w:rsidR="002E4D12">
        <w:t>LLM</w:t>
      </w:r>
      <w:del w:id="411" w:author="Joe Hahn" w:date="2025-07-08T11:59:00Z" w16du:dateUtc="2025-07-08T16:59:00Z">
        <w:r w:rsidR="002E4D12" w:rsidDel="004E4808">
          <w:delText>)</w:delText>
        </w:r>
      </w:del>
      <w:r w:rsidR="002E4D12">
        <w:t xml:space="preserve"> </w:t>
      </w:r>
      <w:r w:rsidR="00DB5A25">
        <w:t xml:space="preserve">provide by the OCI </w:t>
      </w:r>
      <w:hyperlink r:id="rId27" w:history="1">
        <w:r w:rsidR="00DB5A25" w:rsidRPr="00DA191E">
          <w:rPr>
            <w:rStyle w:val="Hyperlink"/>
          </w:rPr>
          <w:t>GenAI</w:t>
        </w:r>
      </w:hyperlink>
      <w:r w:rsidR="00DB5A25">
        <w:t xml:space="preserve"> service</w:t>
      </w:r>
      <w:r w:rsidR="002E5F7C">
        <w:t xml:space="preserve"> (which </w:t>
      </w:r>
      <w:r w:rsidR="004E0E63">
        <w:t>today</w:t>
      </w:r>
      <w:r w:rsidR="002E5F7C">
        <w:t xml:space="preserve"> defaults to </w:t>
      </w:r>
      <w:r w:rsidR="00DB5A25">
        <w:t xml:space="preserve">Meta’s Llama </w:t>
      </w:r>
      <w:r w:rsidR="00DA191E">
        <w:t xml:space="preserve">v3.3 </w:t>
      </w:r>
      <w:r w:rsidR="00ED289A">
        <w:t>LLM</w:t>
      </w:r>
      <w:r w:rsidR="002E5F7C">
        <w:t>)</w:t>
      </w:r>
      <w:r w:rsidR="00DB5A25">
        <w:t xml:space="preserve"> plus the user’s question plus these instructions: use </w:t>
      </w:r>
      <w:r w:rsidR="002E4D12">
        <w:t xml:space="preserve">only </w:t>
      </w:r>
      <w:r w:rsidR="00DB5A25">
        <w:t>the context to answer the question.</w:t>
      </w:r>
    </w:p>
    <w:p w14:paraId="0E862E5B" w14:textId="77777777" w:rsidR="00DB5A25" w:rsidRDefault="00DB5A25" w:rsidP="002F5F99"/>
    <w:p w14:paraId="4A185106" w14:textId="5CFC25B8" w:rsidR="00BC656E" w:rsidRDefault="00DB5A25" w:rsidP="002F5F99">
      <w:pPr>
        <w:rPr>
          <w:ins w:id="412" w:author="Joe Hahn" w:date="2025-07-10T20:11:00Z" w16du:dateUtc="2025-07-11T00:11:00Z"/>
        </w:rPr>
      </w:pPr>
      <w:r>
        <w:t xml:space="preserve">The above question is </w:t>
      </w:r>
      <w:r w:rsidR="005E13F3">
        <w:t>clearly</w:t>
      </w:r>
      <w:r>
        <w:t xml:space="preserve"> about Moby Dick</w:t>
      </w:r>
      <w:r w:rsidR="00960EFA">
        <w:t xml:space="preserve"> </w:t>
      </w:r>
      <w:r w:rsidR="005E13F3">
        <w:t>and i</w:t>
      </w:r>
      <w:r w:rsidR="002E4D12">
        <w:t xml:space="preserve">s </w:t>
      </w:r>
      <w:r w:rsidR="00693EA4">
        <w:t>inten</w:t>
      </w:r>
      <w:r w:rsidR="00960EFA">
        <w:t>ded</w:t>
      </w:r>
      <w:del w:id="413" w:author="Joe Hahn" w:date="2025-07-11T09:56:00Z" w16du:dateUtc="2025-07-11T13:56:00Z">
        <w:r w:rsidR="002E4D12" w:rsidDel="00DB28AE">
          <w:delText xml:space="preserve"> is</w:delText>
        </w:r>
      </w:del>
      <w:r w:rsidR="005E13F3">
        <w:t xml:space="preserve"> to spot-check Select</w:t>
      </w:r>
      <w:ins w:id="414" w:author="Joe Hahn" w:date="2025-07-07T22:36:00Z" w16du:dateUtc="2025-07-08T03:36:00Z">
        <w:r w:rsidR="00E070A4">
          <w:t xml:space="preserve"> </w:t>
        </w:r>
      </w:ins>
      <w:del w:id="415" w:author="Joe Hahn" w:date="2025-07-07T22:36:00Z" w16du:dateUtc="2025-07-08T03:36:00Z">
        <w:r w:rsidR="002E5F7C" w:rsidDel="00E070A4">
          <w:delText>-</w:delText>
        </w:r>
      </w:del>
      <w:r w:rsidR="005E13F3">
        <w:t>AI</w:t>
      </w:r>
      <w:ins w:id="416" w:author="Joe Hahn" w:date="2025-07-07T22:36:00Z" w16du:dateUtc="2025-07-08T03:36:00Z">
        <w:r w:rsidR="00E070A4">
          <w:t xml:space="preserve"> </w:t>
        </w:r>
      </w:ins>
      <w:del w:id="417" w:author="Joe Hahn" w:date="2025-07-07T22:36:00Z" w16du:dateUtc="2025-07-08T03:36:00Z">
        <w:r w:rsidR="002E5F7C" w:rsidDel="00E070A4">
          <w:delText>-</w:delText>
        </w:r>
      </w:del>
      <w:r w:rsidR="005E13F3">
        <w:t>RAG. T</w:t>
      </w:r>
      <w:r>
        <w:t xml:space="preserve">he fact that the database reports only a single </w:t>
      </w:r>
      <w:ins w:id="418" w:author="Mark Hornick" w:date="2025-07-04T14:11:00Z">
        <w:r w:rsidR="002F7BCD">
          <w:t>s</w:t>
        </w:r>
      </w:ins>
      <w:del w:id="419" w:author="Mark Hornick" w:date="2025-07-04T14:11:00Z">
        <w:r w:rsidDel="002F7BCD">
          <w:delText>S</w:delText>
        </w:r>
      </w:del>
      <w:r>
        <w:t>ource</w:t>
      </w:r>
      <w:r w:rsidR="005E13F3">
        <w:t xml:space="preserve">, </w:t>
      </w:r>
      <w:r w:rsidR="005E13F3" w:rsidRPr="005E13F3">
        <w:rPr>
          <w:rFonts w:ascii="Courier New" w:hAnsi="Courier New" w:cs="Courier New"/>
          <w:sz w:val="20"/>
          <w:szCs w:val="20"/>
        </w:rPr>
        <w:t>moby_dick.txt</w:t>
      </w:r>
      <w:r w:rsidR="005E13F3">
        <w:t xml:space="preserve">, </w:t>
      </w:r>
      <w:commentRangeStart w:id="420"/>
      <w:r>
        <w:t xml:space="preserve">tells us that all </w:t>
      </w:r>
      <w:ins w:id="421" w:author="Joe Hahn" w:date="2025-07-08T11:17:00Z" w16du:dateUtc="2025-07-08T16:17:00Z">
        <w:r w:rsidR="006A1C82">
          <w:t>N</w:t>
        </w:r>
      </w:ins>
      <w:del w:id="422" w:author="Joe Hahn" w:date="2025-07-08T11:17:00Z" w16du:dateUtc="2025-07-08T16:17:00Z">
        <w:r w:rsidDel="006A1C82">
          <w:delText>5</w:delText>
        </w:r>
      </w:del>
      <w:r>
        <w:t xml:space="preserve"> text chunks returned </w:t>
      </w:r>
      <w:commentRangeEnd w:id="420"/>
      <w:r w:rsidR="002F7BCD">
        <w:rPr>
          <w:rStyle w:val="CommentReference"/>
        </w:rPr>
        <w:commentReference w:id="420"/>
      </w:r>
      <w:r>
        <w:t>by the vector simila</w:t>
      </w:r>
      <w:r w:rsidR="005E13F3">
        <w:t xml:space="preserve">rity search came from the expected </w:t>
      </w:r>
      <w:r>
        <w:t>Object Store</w:t>
      </w:r>
      <w:r w:rsidR="005E13F3">
        <w:t xml:space="preserve"> document</w:t>
      </w:r>
      <w:r>
        <w:t xml:space="preserve">, </w:t>
      </w:r>
      <w:r w:rsidR="005E13F3">
        <w:t xml:space="preserve">and that those text chunks contained sufficient relevant information to allow the LLM to </w:t>
      </w:r>
      <w:r w:rsidR="004E0E63">
        <w:t xml:space="preserve">formulate a </w:t>
      </w:r>
      <w:r w:rsidR="005E13F3">
        <w:t>correct answer</w:t>
      </w:r>
      <w:r w:rsidR="00C7037C">
        <w:t xml:space="preserve"> to</w:t>
      </w:r>
      <w:r w:rsidR="005E13F3">
        <w:t xml:space="preserve"> the user’s question</w:t>
      </w:r>
      <w:r w:rsidR="00EA745D">
        <w:t>.</w:t>
      </w:r>
      <w:ins w:id="423" w:author="Joe Hahn" w:date="2025-07-08T11:17:00Z" w16du:dateUtc="2025-07-08T16:17:00Z">
        <w:r w:rsidR="006A1C82">
          <w:t xml:space="preserve"> </w:t>
        </w:r>
      </w:ins>
    </w:p>
    <w:p w14:paraId="4FE0C089" w14:textId="77777777" w:rsidR="00A31645" w:rsidRDefault="00A31645" w:rsidP="002F5F99">
      <w:pPr>
        <w:rPr>
          <w:ins w:id="424" w:author="Joe Hahn" w:date="2025-07-10T20:11:00Z" w16du:dateUtc="2025-07-11T00:11:00Z"/>
        </w:rPr>
      </w:pPr>
    </w:p>
    <w:p w14:paraId="65490AAF" w14:textId="22CB1E0C" w:rsidR="00A31645" w:rsidRPr="0011629F" w:rsidRDefault="00753E51" w:rsidP="002F5F99">
      <w:pPr>
        <w:rPr>
          <w:ins w:id="425" w:author="Joe Hahn" w:date="2025-07-08T11:18:00Z" w16du:dateUtc="2025-07-08T16:18:00Z"/>
          <w:color w:val="000000" w:themeColor="text1"/>
          <w:rPrChange w:id="426" w:author="Joe Hahn" w:date="2025-07-10T20:20:00Z" w16du:dateUtc="2025-07-11T00:20:00Z">
            <w:rPr>
              <w:ins w:id="427" w:author="Joe Hahn" w:date="2025-07-08T11:18:00Z" w16du:dateUtc="2025-07-08T16:18:00Z"/>
            </w:rPr>
          </w:rPrChange>
        </w:rPr>
      </w:pPr>
      <w:ins w:id="428" w:author="Joe Hahn" w:date="2025-07-11T09:12:00Z" w16du:dateUtc="2025-07-11T13:12:00Z">
        <w:r>
          <w:rPr>
            <w:color w:val="000000" w:themeColor="text1"/>
          </w:rPr>
          <w:t>Also</w:t>
        </w:r>
      </w:ins>
      <w:ins w:id="429" w:author="Joe Hahn" w:date="2025-07-10T20:11:00Z" w16du:dateUtc="2025-07-11T00:11:00Z">
        <w:r w:rsidR="00A31645" w:rsidRPr="0011629F">
          <w:rPr>
            <w:color w:val="000000" w:themeColor="text1"/>
            <w:rPrChange w:id="430" w:author="Joe Hahn" w:date="2025-07-10T20:20:00Z" w16du:dateUtc="2025-07-11T00:20:00Z">
              <w:rPr/>
            </w:rPrChange>
          </w:rPr>
          <w:t xml:space="preserve"> note that the architecture diagram of Figure 1 shows ABD reaching out to the OCI GenAI services for encoding and </w:t>
        </w:r>
      </w:ins>
      <w:ins w:id="431" w:author="Joe Hahn" w:date="2025-07-11T09:57:00Z" w16du:dateUtc="2025-07-11T13:57:00Z">
        <w:r w:rsidR="00DB28AE">
          <w:rPr>
            <w:color w:val="000000" w:themeColor="text1"/>
          </w:rPr>
          <w:t xml:space="preserve">the </w:t>
        </w:r>
      </w:ins>
      <w:ins w:id="432" w:author="Joe Hahn" w:date="2025-07-10T20:11:00Z" w16du:dateUtc="2025-07-11T00:11:00Z">
        <w:r w:rsidR="00A31645" w:rsidRPr="0011629F">
          <w:rPr>
            <w:color w:val="000000" w:themeColor="text1"/>
            <w:rPrChange w:id="433" w:author="Joe Hahn" w:date="2025-07-10T20:20:00Z" w16du:dateUtc="2025-07-11T00:20:00Z">
              <w:rPr/>
            </w:rPrChange>
          </w:rPr>
          <w:t>LLM</w:t>
        </w:r>
      </w:ins>
      <w:ins w:id="434" w:author="Joe Hahn" w:date="2025-07-10T20:21:00Z" w16du:dateUtc="2025-07-11T00:21:00Z">
        <w:r w:rsidR="00B640CD">
          <w:rPr>
            <w:color w:val="000000" w:themeColor="text1"/>
          </w:rPr>
          <w:t>-generated</w:t>
        </w:r>
      </w:ins>
      <w:ins w:id="435" w:author="Joe Hahn" w:date="2025-07-10T20:16:00Z" w16du:dateUtc="2025-07-11T00:16:00Z">
        <w:r w:rsidR="00A31645" w:rsidRPr="0011629F">
          <w:rPr>
            <w:color w:val="000000" w:themeColor="text1"/>
            <w:rPrChange w:id="436" w:author="Joe Hahn" w:date="2025-07-10T20:20:00Z" w16du:dateUtc="2025-07-11T00:20:00Z">
              <w:rPr/>
            </w:rPrChange>
          </w:rPr>
          <w:t xml:space="preserve"> </w:t>
        </w:r>
      </w:ins>
      <w:ins w:id="437" w:author="Joe Hahn" w:date="2025-07-10T20:21:00Z" w16du:dateUtc="2025-07-11T00:21:00Z">
        <w:r w:rsidR="00B640CD">
          <w:rPr>
            <w:color w:val="000000" w:themeColor="text1"/>
          </w:rPr>
          <w:t>content</w:t>
        </w:r>
      </w:ins>
      <w:ins w:id="438" w:author="Joe Hahn" w:date="2025-07-10T20:11:00Z" w16du:dateUtc="2025-07-11T00:11:00Z">
        <w:r w:rsidR="00A31645" w:rsidRPr="0011629F">
          <w:rPr>
            <w:color w:val="000000" w:themeColor="text1"/>
            <w:rPrChange w:id="439" w:author="Joe Hahn" w:date="2025-07-10T20:20:00Z" w16du:dateUtc="2025-07-11T00:20:00Z">
              <w:rPr/>
            </w:rPrChange>
          </w:rPr>
          <w:t xml:space="preserve">. </w:t>
        </w:r>
      </w:ins>
      <w:ins w:id="440" w:author="Joe Hahn" w:date="2025-07-10T20:12:00Z" w16du:dateUtc="2025-07-11T00:12:00Z">
        <w:r w:rsidR="00A31645" w:rsidRPr="0011629F">
          <w:rPr>
            <w:color w:val="000000" w:themeColor="text1"/>
            <w:rPrChange w:id="441" w:author="Joe Hahn" w:date="2025-07-10T20:20:00Z" w16du:dateUtc="2025-07-11T00:20:00Z">
              <w:rPr/>
            </w:rPrChange>
          </w:rPr>
          <w:t xml:space="preserve">However ADB also </w:t>
        </w:r>
      </w:ins>
      <w:ins w:id="442" w:author="Joe Hahn" w:date="2025-07-10T20:14:00Z" w16du:dateUtc="2025-07-11T00:14:00Z">
        <w:r w:rsidR="00A31645" w:rsidRPr="0011629F">
          <w:rPr>
            <w:color w:val="000000" w:themeColor="text1"/>
            <w:rPrChange w:id="443" w:author="Joe Hahn" w:date="2025-07-10T20:20:00Z" w16du:dateUtc="2025-07-11T00:20:00Z">
              <w:rPr/>
            </w:rPrChange>
          </w:rPr>
          <w:t>allows one</w:t>
        </w:r>
      </w:ins>
      <w:ins w:id="444" w:author="Joe Hahn" w:date="2025-07-10T20:12:00Z" w16du:dateUtc="2025-07-11T00:12:00Z">
        <w:r w:rsidR="00A31645" w:rsidRPr="0011629F">
          <w:rPr>
            <w:color w:val="000000" w:themeColor="text1"/>
            <w:rPrChange w:id="445" w:author="Joe Hahn" w:date="2025-07-10T20:20:00Z" w16du:dateUtc="2025-07-11T00:20:00Z">
              <w:rPr/>
            </w:rPrChange>
          </w:rPr>
          <w:t xml:space="preserve"> to </w:t>
        </w:r>
      </w:ins>
      <w:ins w:id="446" w:author="Joe Hahn" w:date="2025-07-10T20:18:00Z" w16du:dateUtc="2025-07-11T00:18:00Z">
        <w:r w:rsidR="00A31645" w:rsidRPr="0011629F">
          <w:rPr>
            <w:color w:val="000000" w:themeColor="text1"/>
            <w:rPrChange w:id="447" w:author="Joe Hahn" w:date="2025-07-10T20:20:00Z" w16du:dateUtc="2025-07-11T00:20:00Z">
              <w:rPr/>
            </w:rPrChange>
          </w:rPr>
          <w:t xml:space="preserve">instead </w:t>
        </w:r>
      </w:ins>
      <w:ins w:id="448" w:author="Joe Hahn" w:date="2025-07-10T20:12:00Z" w16du:dateUtc="2025-07-11T00:12:00Z">
        <w:r w:rsidR="00A31645" w:rsidRPr="0011629F">
          <w:rPr>
            <w:color w:val="000000" w:themeColor="text1"/>
            <w:rPrChange w:id="449" w:author="Joe Hahn" w:date="2025-07-10T20:20:00Z" w16du:dateUtc="2025-07-11T00:20:00Z">
              <w:rPr/>
            </w:rPrChange>
          </w:rPr>
          <w:t>import</w:t>
        </w:r>
      </w:ins>
      <w:ins w:id="450" w:author="Joe Hahn" w:date="2025-07-10T20:16:00Z" w16du:dateUtc="2025-07-11T00:16:00Z">
        <w:r w:rsidR="00A31645" w:rsidRPr="0011629F">
          <w:rPr>
            <w:color w:val="000000" w:themeColor="text1"/>
            <w:rPrChange w:id="451" w:author="Joe Hahn" w:date="2025-07-10T20:20:00Z" w16du:dateUtc="2025-07-11T00:20:00Z">
              <w:rPr/>
            </w:rPrChange>
          </w:rPr>
          <w:t xml:space="preserve"> </w:t>
        </w:r>
      </w:ins>
      <w:ins w:id="452" w:author="Joe Hahn" w:date="2025-07-10T20:22:00Z" w16du:dateUtc="2025-07-11T00:22:00Z">
        <w:r w:rsidR="00B640CD">
          <w:rPr>
            <w:color w:val="000000" w:themeColor="text1"/>
          </w:rPr>
          <w:t xml:space="preserve">a wide suite of </w:t>
        </w:r>
      </w:ins>
      <w:ins w:id="453" w:author="Joe Hahn" w:date="2025-07-10T20:16:00Z" w16du:dateUtc="2025-07-11T00:16:00Z">
        <w:r w:rsidR="00A31645" w:rsidRPr="0011629F">
          <w:rPr>
            <w:color w:val="000000" w:themeColor="text1"/>
            <w:rPrChange w:id="454" w:author="Joe Hahn" w:date="2025-07-10T20:20:00Z" w16du:dateUtc="2025-07-11T00:20:00Z">
              <w:rPr/>
            </w:rPrChange>
          </w:rPr>
          <w:t xml:space="preserve">alternative </w:t>
        </w:r>
      </w:ins>
      <w:ins w:id="455" w:author="Joe Hahn" w:date="2025-07-10T20:13:00Z" w16du:dateUtc="2025-07-11T00:13:00Z">
        <w:r w:rsidR="00A31645" w:rsidRPr="0011629F">
          <w:rPr>
            <w:color w:val="000000" w:themeColor="text1"/>
            <w:rPrChange w:id="456" w:author="Joe Hahn" w:date="2025-07-10T20:20:00Z" w16du:dateUtc="2025-07-11T00:20:00Z">
              <w:rPr/>
            </w:rPrChange>
          </w:rPr>
          <w:t>open source</w:t>
        </w:r>
      </w:ins>
      <w:ins w:id="457" w:author="Joe Hahn" w:date="2025-07-10T20:14:00Z" w16du:dateUtc="2025-07-11T00:14:00Z">
        <w:r w:rsidR="00A31645" w:rsidRPr="0011629F">
          <w:rPr>
            <w:color w:val="000000" w:themeColor="text1"/>
            <w:rPrChange w:id="458" w:author="Joe Hahn" w:date="2025-07-10T20:20:00Z" w16du:dateUtc="2025-07-11T00:20:00Z">
              <w:rPr/>
            </w:rPrChange>
          </w:rPr>
          <w:t xml:space="preserve"> </w:t>
        </w:r>
      </w:ins>
      <w:ins w:id="459" w:author="Joe Hahn" w:date="2025-07-10T20:12:00Z" w16du:dateUtc="2025-07-11T00:12:00Z">
        <w:r w:rsidR="00A31645" w:rsidRPr="0011629F">
          <w:rPr>
            <w:color w:val="000000" w:themeColor="text1"/>
            <w:rPrChange w:id="460" w:author="Joe Hahn" w:date="2025-07-10T20:20:00Z" w16du:dateUtc="2025-07-11T00:20:00Z">
              <w:rPr/>
            </w:rPrChange>
          </w:rPr>
          <w:t>models</w:t>
        </w:r>
      </w:ins>
      <w:ins w:id="461" w:author="Joe Hahn" w:date="2025-07-10T20:15:00Z" w16du:dateUtc="2025-07-11T00:15:00Z">
        <w:r w:rsidR="00A31645" w:rsidRPr="0011629F">
          <w:rPr>
            <w:color w:val="000000" w:themeColor="text1"/>
            <w:rPrChange w:id="462" w:author="Joe Hahn" w:date="2025-07-10T20:20:00Z" w16du:dateUtc="2025-07-11T00:20:00Z">
              <w:rPr/>
            </w:rPrChange>
          </w:rPr>
          <w:t xml:space="preserve"> </w:t>
        </w:r>
      </w:ins>
      <w:ins w:id="463" w:author="Joe Hahn" w:date="2025-07-11T09:57:00Z" w16du:dateUtc="2025-07-11T13:57:00Z">
        <w:r w:rsidR="00DB28AE">
          <w:rPr>
            <w:color w:val="000000" w:themeColor="text1"/>
          </w:rPr>
          <w:t>that</w:t>
        </w:r>
      </w:ins>
      <w:ins w:id="464" w:author="Joe Hahn" w:date="2025-07-10T20:22:00Z" w16du:dateUtc="2025-07-11T00:22:00Z">
        <w:r w:rsidR="00B640CD">
          <w:rPr>
            <w:color w:val="000000" w:themeColor="text1"/>
          </w:rPr>
          <w:t xml:space="preserve"> are </w:t>
        </w:r>
      </w:ins>
      <w:ins w:id="465" w:author="Joe Hahn" w:date="2025-07-10T20:15:00Z" w16du:dateUtc="2025-07-11T00:15:00Z">
        <w:r w:rsidR="00A31645" w:rsidRPr="0011629F">
          <w:rPr>
            <w:color w:val="000000" w:themeColor="text1"/>
            <w:rPrChange w:id="466" w:author="Joe Hahn" w:date="2025-07-10T20:20:00Z" w16du:dateUtc="2025-07-11T00:20:00Z">
              <w:rPr/>
            </w:rPrChange>
          </w:rPr>
          <w:t xml:space="preserve">published </w:t>
        </w:r>
      </w:ins>
      <w:ins w:id="467" w:author="Joe Hahn" w:date="2025-07-10T20:18:00Z" w16du:dateUtc="2025-07-11T00:18:00Z">
        <w:r w:rsidR="00A31645" w:rsidRPr="0011629F">
          <w:rPr>
            <w:color w:val="000000" w:themeColor="text1"/>
            <w:rPrChange w:id="468" w:author="Joe Hahn" w:date="2025-07-10T20:20:00Z" w16du:dateUtc="2025-07-11T00:20:00Z">
              <w:rPr/>
            </w:rPrChange>
          </w:rPr>
          <w:t>via the</w:t>
        </w:r>
      </w:ins>
      <w:ins w:id="469" w:author="Joe Hahn" w:date="2025-07-10T20:15:00Z" w16du:dateUtc="2025-07-11T00:15:00Z">
        <w:r w:rsidR="00A31645" w:rsidRPr="0011629F">
          <w:rPr>
            <w:color w:val="000000" w:themeColor="text1"/>
            <w:rPrChange w:id="470" w:author="Joe Hahn" w:date="2025-07-10T20:20:00Z" w16du:dateUtc="2025-07-11T00:20:00Z">
              <w:rPr/>
            </w:rPrChange>
          </w:rPr>
          <w:t xml:space="preserve"> </w:t>
        </w:r>
      </w:ins>
      <w:ins w:id="471" w:author="Joe Hahn" w:date="2025-07-11T09:59:00Z" w16du:dateUtc="2025-07-11T13:59:00Z">
        <w:r w:rsidR="00DB28AE" w:rsidRPr="00DB28AE">
          <w:rPr>
            <w:color w:val="000000" w:themeColor="text1"/>
            <w:rPrChange w:id="472" w:author="Joe Hahn" w:date="2025-07-11T09:59:00Z" w16du:dateUtc="2025-07-11T13:59:00Z">
              <w:rPr>
                <w:rStyle w:val="Hyperlink"/>
              </w:rPr>
            </w:rPrChange>
          </w:rPr>
          <w:t>ONNX format</w:t>
        </w:r>
      </w:ins>
      <w:ins w:id="473" w:author="Joe Hahn" w:date="2025-07-10T20:15:00Z" w16du:dateUtc="2025-07-11T00:15:00Z">
        <w:r w:rsidR="00A31645" w:rsidRPr="0011629F">
          <w:rPr>
            <w:color w:val="000000" w:themeColor="text1"/>
            <w:rPrChange w:id="474" w:author="Joe Hahn" w:date="2025-07-10T20:20:00Z" w16du:dateUtc="2025-07-11T00:20:00Z">
              <w:rPr/>
            </w:rPrChange>
          </w:rPr>
          <w:t xml:space="preserve">, which means that </w:t>
        </w:r>
      </w:ins>
      <w:ins w:id="475" w:author="Joe Hahn" w:date="2025-07-11T09:57:00Z" w16du:dateUtc="2025-07-11T13:57:00Z">
        <w:r w:rsidR="00DB28AE">
          <w:rPr>
            <w:color w:val="000000" w:themeColor="text1"/>
          </w:rPr>
          <w:t xml:space="preserve">the </w:t>
        </w:r>
      </w:ins>
      <w:ins w:id="476" w:author="Joe Hahn" w:date="2025-07-10T20:17:00Z" w16du:dateUtc="2025-07-11T00:17:00Z">
        <w:r w:rsidR="00A31645" w:rsidRPr="0011629F">
          <w:rPr>
            <w:color w:val="000000" w:themeColor="text1"/>
            <w:rPrChange w:id="477" w:author="Joe Hahn" w:date="2025-07-10T20:20:00Z" w16du:dateUtc="2025-07-11T00:20:00Z">
              <w:rPr/>
            </w:rPrChange>
          </w:rPr>
          <w:t xml:space="preserve">encoding and LLM summaries could instead be delivered in-database rather than via the </w:t>
        </w:r>
        <w:proofErr w:type="spellStart"/>
        <w:r w:rsidR="00A31645" w:rsidRPr="0011629F">
          <w:rPr>
            <w:color w:val="000000" w:themeColor="text1"/>
            <w:rPrChange w:id="478" w:author="Joe Hahn" w:date="2025-07-10T20:20:00Z" w16du:dateUtc="2025-07-11T00:20:00Z">
              <w:rPr/>
            </w:rPrChange>
          </w:rPr>
          <w:t>the</w:t>
        </w:r>
        <w:proofErr w:type="spellEnd"/>
        <w:r w:rsidR="00A31645" w:rsidRPr="0011629F">
          <w:rPr>
            <w:color w:val="000000" w:themeColor="text1"/>
            <w:rPrChange w:id="479" w:author="Joe Hahn" w:date="2025-07-10T20:20:00Z" w16du:dateUtc="2025-07-11T00:20:00Z">
              <w:rPr/>
            </w:rPrChange>
          </w:rPr>
          <w:t xml:space="preserve"> adjacent OCI</w:t>
        </w:r>
      </w:ins>
      <w:ins w:id="480" w:author="Joe Hahn" w:date="2025-07-10T20:19:00Z" w16du:dateUtc="2025-07-11T00:19:00Z">
        <w:r w:rsidR="00A31645" w:rsidRPr="0011629F">
          <w:rPr>
            <w:color w:val="000000" w:themeColor="text1"/>
            <w:rPrChange w:id="481" w:author="Joe Hahn" w:date="2025-07-10T20:20:00Z" w16du:dateUtc="2025-07-11T00:20:00Z">
              <w:rPr/>
            </w:rPrChange>
          </w:rPr>
          <w:t xml:space="preserve"> </w:t>
        </w:r>
      </w:ins>
      <w:ins w:id="482" w:author="Joe Hahn" w:date="2025-07-10T20:17:00Z" w16du:dateUtc="2025-07-11T00:17:00Z">
        <w:r w:rsidR="00A31645" w:rsidRPr="0011629F">
          <w:rPr>
            <w:color w:val="000000" w:themeColor="text1"/>
            <w:rPrChange w:id="483" w:author="Joe Hahn" w:date="2025-07-10T20:20:00Z" w16du:dateUtc="2025-07-11T00:20:00Z">
              <w:rPr/>
            </w:rPrChange>
          </w:rPr>
          <w:t>GenAI se</w:t>
        </w:r>
      </w:ins>
      <w:ins w:id="484" w:author="Joe Hahn" w:date="2025-07-10T20:18:00Z" w16du:dateUtc="2025-07-11T00:18:00Z">
        <w:r w:rsidR="00A31645" w:rsidRPr="0011629F">
          <w:rPr>
            <w:color w:val="000000" w:themeColor="text1"/>
            <w:rPrChange w:id="485" w:author="Joe Hahn" w:date="2025-07-10T20:20:00Z" w16du:dateUtc="2025-07-11T00:20:00Z">
              <w:rPr/>
            </w:rPrChange>
          </w:rPr>
          <w:t>rvice</w:t>
        </w:r>
      </w:ins>
      <w:ins w:id="486" w:author="Joe Hahn" w:date="2025-07-11T09:58:00Z" w16du:dateUtc="2025-07-11T13:58:00Z">
        <w:r w:rsidR="00DB28AE">
          <w:rPr>
            <w:color w:val="000000" w:themeColor="text1"/>
          </w:rPr>
          <w:t xml:space="preserve">, and see the </w:t>
        </w:r>
        <w:r w:rsidR="00DB28AE">
          <w:rPr>
            <w:color w:val="000000" w:themeColor="text1"/>
          </w:rPr>
          <w:fldChar w:fldCharType="begin"/>
        </w:r>
        <w:r w:rsidR="00DB28AE">
          <w:rPr>
            <w:color w:val="000000" w:themeColor="text1"/>
          </w:rPr>
          <w:instrText>HYPERLINK "https://docs.oracle.com/en/database/oracle/machine-learning/oml4py/2-23ai/mlpug/onnx.html"</w:instrText>
        </w:r>
        <w:r w:rsidR="00DB28AE">
          <w:rPr>
            <w:color w:val="000000" w:themeColor="text1"/>
          </w:rPr>
        </w:r>
        <w:r w:rsidR="00DB28AE">
          <w:rPr>
            <w:color w:val="000000" w:themeColor="text1"/>
          </w:rPr>
          <w:fldChar w:fldCharType="separate"/>
        </w:r>
        <w:r w:rsidR="00DB28AE" w:rsidRPr="00DB28AE">
          <w:rPr>
            <w:rStyle w:val="Hyperlink"/>
          </w:rPr>
          <w:t>ONNX documentation</w:t>
        </w:r>
        <w:r w:rsidR="00DB28AE">
          <w:rPr>
            <w:color w:val="000000" w:themeColor="text1"/>
          </w:rPr>
          <w:fldChar w:fldCharType="end"/>
        </w:r>
        <w:r w:rsidR="00DB28AE">
          <w:rPr>
            <w:color w:val="000000" w:themeColor="text1"/>
          </w:rPr>
          <w:t xml:space="preserve"> for details.</w:t>
        </w:r>
      </w:ins>
    </w:p>
    <w:p w14:paraId="09051263" w14:textId="28463A5E" w:rsidR="00E80AAB" w:rsidRPr="00E80AAB" w:rsidDel="00A9656E" w:rsidRDefault="00E80AAB" w:rsidP="002F5F99">
      <w:pPr>
        <w:rPr>
          <w:del w:id="487" w:author="Joe Hahn" w:date="2025-07-08T11:52:00Z" w16du:dateUtc="2025-07-08T16:52:00Z"/>
          <w:i/>
          <w:iCs/>
          <w:rPrChange w:id="488" w:author="Joe Hahn" w:date="2025-07-08T11:50:00Z" w16du:dateUtc="2025-07-08T16:50:00Z">
            <w:rPr>
              <w:del w:id="489" w:author="Joe Hahn" w:date="2025-07-08T11:52:00Z" w16du:dateUtc="2025-07-08T16:52:00Z"/>
            </w:rPr>
          </w:rPrChange>
        </w:rPr>
      </w:pPr>
    </w:p>
    <w:p w14:paraId="0177E0B7" w14:textId="28671DE7" w:rsidR="007B08C3" w:rsidRDefault="007B08C3" w:rsidP="007B08C3"/>
    <w:p w14:paraId="6EF48B31" w14:textId="6898713E" w:rsidR="007B08C3" w:rsidRPr="0095116F" w:rsidRDefault="007B08C3" w:rsidP="007B08C3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Vector Similarity Search</w:t>
      </w:r>
    </w:p>
    <w:p w14:paraId="53C9D832" w14:textId="77777777" w:rsidR="007B08C3" w:rsidRDefault="007B08C3" w:rsidP="002F5F99"/>
    <w:p w14:paraId="2132021F" w14:textId="6BF1B4D0" w:rsidR="00EA745D" w:rsidRDefault="00EA745D" w:rsidP="002F5F99">
      <w:r>
        <w:t xml:space="preserve">To </w:t>
      </w:r>
      <w:r w:rsidR="00693EA4">
        <w:t>manually inspect the</w:t>
      </w:r>
      <w:r>
        <w:t xml:space="preserve"> top</w:t>
      </w:r>
      <w:del w:id="490" w:author="Joe Hahn" w:date="2025-07-08T11:16:00Z" w16du:dateUtc="2025-07-08T16:16:00Z">
        <w:r w:rsidDel="006A1C82">
          <w:delText xml:space="preserve"> 5</w:delText>
        </w:r>
      </w:del>
      <w:r>
        <w:t xml:space="preserve"> </w:t>
      </w:r>
      <w:ins w:id="491" w:author="Joe Hahn" w:date="2025-07-11T09:59:00Z" w16du:dateUtc="2025-07-11T13:59:00Z">
        <w:r w:rsidR="00DB28AE">
          <w:t xml:space="preserve">N </w:t>
        </w:r>
      </w:ins>
      <w:r>
        <w:t xml:space="preserve">text chunks returned by the </w:t>
      </w:r>
      <w:r w:rsidR="00693EA4">
        <w:t xml:space="preserve">above </w:t>
      </w:r>
      <w:r w:rsidR="007B08C3">
        <w:t xml:space="preserve">vector </w:t>
      </w:r>
      <w:r>
        <w:t>similarity search, replace NARRATE with RUNSQL</w:t>
      </w:r>
      <w:del w:id="492" w:author="Joe Hahn" w:date="2025-07-10T18:06:00Z" w16du:dateUtc="2025-07-10T22:06:00Z">
        <w:r w:rsidDel="000832CC">
          <w:delText>,</w:delText>
        </w:r>
      </w:del>
      <w:r w:rsidR="00693EA4">
        <w:t xml:space="preserve"> as in</w:t>
      </w:r>
      <w:r>
        <w:t xml:space="preserve"> Figure 4.</w:t>
      </w:r>
    </w:p>
    <w:p w14:paraId="1E65C66B" w14:textId="77777777" w:rsidR="00EA745D" w:rsidRPr="006A6BDE" w:rsidRDefault="00EA745D" w:rsidP="00EA745D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lastRenderedPageBreak/>
        <w:drawing>
          <wp:inline distT="0" distB="0" distL="0" distR="0" wp14:anchorId="742FA280" wp14:editId="53BE19EC">
            <wp:extent cx="6785811" cy="3546591"/>
            <wp:effectExtent l="0" t="0" r="0" b="0"/>
            <wp:docPr id="1067712672" name="Picture 106771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12672" name="Picture 10677126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345" cy="35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AEB1" w14:textId="6CD7CA53" w:rsidR="00EA745D" w:rsidRPr="00BF0872" w:rsidRDefault="00EA745D" w:rsidP="00EA745D">
      <w:pPr>
        <w:pStyle w:val="Caption"/>
        <w:rPr>
          <w:i w:val="0"/>
          <w:iCs w:val="0"/>
        </w:rPr>
      </w:pPr>
      <w:r>
        <w:t xml:space="preserve">Figure 4. </w:t>
      </w:r>
      <w:r>
        <w:rPr>
          <w:i w:val="0"/>
          <w:iCs w:val="0"/>
        </w:rPr>
        <w:t>Us</w:t>
      </w:r>
      <w:r w:rsidR="002E5F7C">
        <w:rPr>
          <w:i w:val="0"/>
          <w:iCs w:val="0"/>
        </w:rPr>
        <w:t>ing</w:t>
      </w:r>
      <w:r>
        <w:rPr>
          <w:i w:val="0"/>
          <w:iCs w:val="0"/>
        </w:rPr>
        <w:t xml:space="preserve"> SELECT AI </w:t>
      </w:r>
      <w:r w:rsidR="00ED289A">
        <w:rPr>
          <w:i w:val="0"/>
          <w:iCs w:val="0"/>
        </w:rPr>
        <w:t>RUNSQL</w:t>
      </w:r>
      <w:r>
        <w:rPr>
          <w:i w:val="0"/>
          <w:iCs w:val="0"/>
        </w:rPr>
        <w:t xml:space="preserve"> &lt;question&gt; to ins</w:t>
      </w:r>
      <w:r w:rsidR="00693EA4">
        <w:rPr>
          <w:i w:val="0"/>
          <w:iCs w:val="0"/>
        </w:rPr>
        <w:t>p</w:t>
      </w:r>
      <w:r>
        <w:rPr>
          <w:i w:val="0"/>
          <w:iCs w:val="0"/>
        </w:rPr>
        <w:t>ect vector similarity search results</w:t>
      </w:r>
      <w:r w:rsidR="002E5F7C">
        <w:rPr>
          <w:i w:val="0"/>
          <w:iCs w:val="0"/>
        </w:rPr>
        <w:t xml:space="preserve"> for &lt;question&gt;.</w:t>
      </w:r>
    </w:p>
    <w:p w14:paraId="73418DAE" w14:textId="251BC2F8" w:rsidR="007B2C16" w:rsidRDefault="00EA745D" w:rsidP="007B2C16">
      <w:pPr>
        <w:rPr>
          <w:rFonts w:ascii="Courier New" w:hAnsi="Courier New" w:cs="Courier New"/>
          <w:sz w:val="20"/>
          <w:szCs w:val="20"/>
        </w:rPr>
      </w:pPr>
      <w:r>
        <w:t xml:space="preserve">The </w:t>
      </w:r>
      <w:proofErr w:type="spellStart"/>
      <w:r w:rsidR="007B08C3" w:rsidRPr="007B2C16">
        <w:rPr>
          <w:rFonts w:ascii="Courier New" w:hAnsi="Courier New" w:cs="Courier New"/>
          <w:color w:val="000000" w:themeColor="text1"/>
          <w:sz w:val="20"/>
          <w:szCs w:val="20"/>
        </w:rPr>
        <w:t>match_limit</w:t>
      </w:r>
      <w:proofErr w:type="spellEnd"/>
      <w:r w:rsidR="007B08C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ins w:id="493" w:author="Joe Hahn" w:date="2025-07-10T18:10:00Z" w16du:dateUtc="2025-07-10T22:10:00Z">
        <w:r w:rsidR="000832CC" w:rsidRPr="000832CC">
          <w:t>attribute</w:t>
        </w:r>
        <w:r w:rsidR="000832CC" w:rsidRPr="000832CC" w:rsidDel="000832CC">
          <w:t xml:space="preserve"> </w:t>
        </w:r>
      </w:ins>
      <w:del w:id="494" w:author="Joe Hahn" w:date="2025-07-10T18:10:00Z" w16du:dateUtc="2025-07-10T22:10:00Z">
        <w:r w:rsidR="00693EA4" w:rsidDel="000832CC">
          <w:delText>setting</w:delText>
        </w:r>
        <w:r w:rsidR="007B08C3" w:rsidDel="000832CC">
          <w:delText xml:space="preserve"> </w:delText>
        </w:r>
      </w:del>
      <w:r w:rsidR="007B08C3">
        <w:t xml:space="preserve">determines the </w:t>
      </w:r>
      <w:r>
        <w:t xml:space="preserve">number </w:t>
      </w:r>
      <w:r w:rsidR="007B2C16">
        <w:t xml:space="preserve">of search results returned </w:t>
      </w:r>
      <w:r w:rsidR="007B08C3">
        <w:t xml:space="preserve">by </w:t>
      </w:r>
      <w:r w:rsidR="007B2C16">
        <w:t>Select AI RAG</w:t>
      </w:r>
      <w:r w:rsidR="007B08C3">
        <w:t xml:space="preserve">, </w:t>
      </w:r>
      <w:r w:rsidR="00C7037C">
        <w:t>which defaults to N=</w:t>
      </w:r>
      <w:ins w:id="495" w:author="Joe Hahn" w:date="2025-07-09T16:11:00Z" w16du:dateUtc="2025-07-09T21:11:00Z">
        <w:r w:rsidR="002A6EC4">
          <w:t xml:space="preserve">5, </w:t>
        </w:r>
      </w:ins>
      <w:del w:id="496" w:author="Joe Hahn" w:date="2025-07-09T16:11:00Z" w16du:dateUtc="2025-07-09T21:11:00Z">
        <w:r w:rsidR="00C7037C" w:rsidDel="002A6EC4">
          <w:delText xml:space="preserve">5 </w:delText>
        </w:r>
        <w:r w:rsidR="007B08C3" w:rsidDel="002A6EC4">
          <w:delText>an</w:delText>
        </w:r>
      </w:del>
      <w:ins w:id="497" w:author="Joe Hahn" w:date="2025-07-11T09:59:00Z" w16du:dateUtc="2025-07-11T13:59:00Z">
        <w:r w:rsidR="00DB28AE">
          <w:t>but</w:t>
        </w:r>
      </w:ins>
      <w:del w:id="498" w:author="Joe Hahn" w:date="2025-07-09T16:11:00Z" w16du:dateUtc="2025-07-09T21:11:00Z">
        <w:r w:rsidR="007B08C3" w:rsidDel="002A6EC4">
          <w:delText>d</w:delText>
        </w:r>
      </w:del>
      <w:ins w:id="499" w:author="Joe Hahn" w:date="2025-07-10T18:06:00Z" w16du:dateUtc="2025-07-10T22:06:00Z">
        <w:r w:rsidR="000832CC">
          <w:t xml:space="preserve"> that</w:t>
        </w:r>
      </w:ins>
      <w:del w:id="500" w:author="Joe Hahn" w:date="2025-07-09T16:11:00Z" w16du:dateUtc="2025-07-09T21:11:00Z">
        <w:r w:rsidR="007B08C3" w:rsidDel="002A6EC4">
          <w:delText xml:space="preserve"> that</w:delText>
        </w:r>
      </w:del>
      <w:r w:rsidR="007B2C16">
        <w:t xml:space="preserve"> can be </w:t>
      </w:r>
      <w:r w:rsidR="00C7037C">
        <w:t>changed</w:t>
      </w:r>
      <w:r w:rsidR="007B2C16">
        <w:t xml:space="preserve"> </w:t>
      </w:r>
      <w:r w:rsidR="00C7037C">
        <w:t>via</w:t>
      </w:r>
      <w:r w:rsidR="007B2C16">
        <w:t xml:space="preserve"> the following,</w:t>
      </w:r>
    </w:p>
    <w:p w14:paraId="6E1AE59F" w14:textId="77777777" w:rsidR="007B2C16" w:rsidRPr="008F7B85" w:rsidRDefault="007B2C16" w:rsidP="007B2C16">
      <w:pPr>
        <w:rPr>
          <w:rFonts w:ascii="Courier New" w:hAnsi="Courier New" w:cs="Courier New"/>
          <w:sz w:val="20"/>
          <w:szCs w:val="20"/>
        </w:rPr>
      </w:pPr>
    </w:p>
    <w:p w14:paraId="3CD3196A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BEGIN                                                                </w:t>
      </w:r>
    </w:p>
    <w:p w14:paraId="0982D2A0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DBMS_CLOUD_</w:t>
      </w: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AI.UPDATE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_VECTOR_</w:t>
      </w: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INDEX(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     </w:t>
      </w:r>
    </w:p>
    <w:p w14:paraId="7AD6F2CD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index_name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=&gt; 'RAG_INDEX',                                   </w:t>
      </w:r>
    </w:p>
    <w:p w14:paraId="232DA8E5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attribute_name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=&gt; '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match_limit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',                </w:t>
      </w:r>
    </w:p>
    <w:p w14:paraId="29B52DCA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attribute_</w:t>
      </w: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=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&gt; '25'                           </w:t>
      </w:r>
    </w:p>
    <w:p w14:paraId="26AA54A2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);                                                                 </w:t>
      </w:r>
    </w:p>
    <w:p w14:paraId="6F7D91CE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                                     </w:t>
      </w:r>
    </w:p>
    <w:p w14:paraId="3F4F8C90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570AAC1D" w14:textId="743394D0" w:rsidR="007B2C16" w:rsidDel="002A6EC4" w:rsidRDefault="002A6EC4" w:rsidP="002F5F99">
      <w:pPr>
        <w:rPr>
          <w:del w:id="501" w:author="Joe Hahn" w:date="2025-07-09T16:08:00Z" w16du:dateUtc="2025-07-09T21:08:00Z"/>
        </w:rPr>
      </w:pPr>
      <w:ins w:id="502" w:author="Joe Hahn" w:date="2025-07-09T16:08:00Z" w16du:dateUtc="2025-07-09T21:08:00Z">
        <w:r>
          <w:t>w</w:t>
        </w:r>
      </w:ins>
      <w:ins w:id="503" w:author="Joe Hahn" w:date="2025-07-09T16:07:00Z" w16du:dateUtc="2025-07-09T21:07:00Z">
        <w:r>
          <w:t>hich w</w:t>
        </w:r>
      </w:ins>
      <w:ins w:id="504" w:author="Joe Hahn" w:date="2025-07-09T16:11:00Z" w16du:dateUtc="2025-07-09T21:11:00Z">
        <w:r>
          <w:t>ould</w:t>
        </w:r>
      </w:ins>
      <w:ins w:id="505" w:author="Joe Hahn" w:date="2025-07-09T16:07:00Z" w16du:dateUtc="2025-07-09T21:07:00Z">
        <w:r>
          <w:t xml:space="preserve"> instead return the top </w:t>
        </w:r>
      </w:ins>
      <w:ins w:id="506" w:author="Joe Hahn" w:date="2025-07-11T10:09:00Z" w16du:dateUtc="2025-07-11T14:09:00Z">
        <w:r w:rsidR="00652FCC">
          <w:t>N=</w:t>
        </w:r>
      </w:ins>
      <w:ins w:id="507" w:author="Joe Hahn" w:date="2025-07-09T16:07:00Z" w16du:dateUtc="2025-07-09T21:07:00Z">
        <w:r>
          <w:t xml:space="preserve">25 text chunks that are </w:t>
        </w:r>
      </w:ins>
      <w:ins w:id="508" w:author="Joe Hahn" w:date="2025-07-09T16:08:00Z" w16du:dateUtc="2025-07-09T21:08:00Z">
        <w:r>
          <w:t xml:space="preserve">vectorially </w:t>
        </w:r>
      </w:ins>
      <w:ins w:id="509" w:author="Joe Hahn" w:date="2025-07-09T16:07:00Z" w16du:dateUtc="2025-07-09T21:07:00Z">
        <w:r>
          <w:t xml:space="preserve">most </w:t>
        </w:r>
        <w:proofErr w:type="gramStart"/>
        <w:r>
          <w:t>similar</w:t>
        </w:r>
      </w:ins>
      <w:ins w:id="510" w:author="Joe Hahn" w:date="2025-07-09T16:08:00Z" w16du:dateUtc="2025-07-09T21:08:00Z">
        <w:r>
          <w:t xml:space="preserve"> to</w:t>
        </w:r>
        <w:proofErr w:type="gramEnd"/>
        <w:r>
          <w:t xml:space="preserve"> the user’s prompt. </w:t>
        </w:r>
      </w:ins>
    </w:p>
    <w:p w14:paraId="2C0B5EE2" w14:textId="3DBAF3F2" w:rsidR="002A6EC4" w:rsidRDefault="002E5F7C" w:rsidP="002A6EC4">
      <w:del w:id="511" w:author="Joe Hahn" w:date="2025-07-09T16:11:00Z" w16du:dateUtc="2025-07-09T21:11:00Z">
        <w:r w:rsidDel="002A6EC4">
          <w:delText>Also</w:delText>
        </w:r>
      </w:del>
      <w:ins w:id="512" w:author="Joe Hahn" w:date="2025-07-11T10:00:00Z" w16du:dateUtc="2025-07-11T14:00:00Z">
        <w:r w:rsidR="00DB28AE">
          <w:t>But d</w:t>
        </w:r>
      </w:ins>
      <w:ins w:id="513" w:author="Joe Hahn" w:date="2025-07-09T16:11:00Z" w16du:dateUtc="2025-07-09T21:11:00Z">
        <w:r w:rsidR="002A6EC4">
          <w:t>o</w:t>
        </w:r>
      </w:ins>
      <w:r w:rsidR="007B2C16">
        <w:t xml:space="preserve"> keep in mind that Select</w:t>
      </w:r>
      <w:ins w:id="514" w:author="Joe Hahn" w:date="2025-07-07T22:36:00Z" w16du:dateUtc="2025-07-08T03:36:00Z">
        <w:r w:rsidR="00E070A4">
          <w:t xml:space="preserve"> </w:t>
        </w:r>
      </w:ins>
      <w:del w:id="515" w:author="Joe Hahn" w:date="2025-07-07T22:36:00Z" w16du:dateUtc="2025-07-08T03:36:00Z">
        <w:r w:rsidDel="00E070A4">
          <w:delText>-</w:delText>
        </w:r>
      </w:del>
      <w:r w:rsidR="007B2C16">
        <w:t>AI</w:t>
      </w:r>
      <w:ins w:id="516" w:author="Joe Hahn" w:date="2025-07-07T22:36:00Z" w16du:dateUtc="2025-07-08T03:36:00Z">
        <w:r w:rsidR="00E070A4">
          <w:t xml:space="preserve"> </w:t>
        </w:r>
      </w:ins>
      <w:del w:id="517" w:author="Joe Hahn" w:date="2025-07-07T22:36:00Z" w16du:dateUtc="2025-07-08T03:36:00Z">
        <w:r w:rsidDel="00E070A4">
          <w:delText>-</w:delText>
        </w:r>
      </w:del>
      <w:r w:rsidR="007B2C16">
        <w:t xml:space="preserve">RAG </w:t>
      </w:r>
      <w:ins w:id="518" w:author="Joe Hahn" w:date="2025-07-09T16:11:00Z" w16du:dateUtc="2025-07-09T21:11:00Z">
        <w:r w:rsidR="002A6EC4">
          <w:t xml:space="preserve">also </w:t>
        </w:r>
      </w:ins>
      <w:r w:rsidR="007B2C16">
        <w:t xml:space="preserve">caches its queries, so if </w:t>
      </w:r>
      <w:proofErr w:type="spellStart"/>
      <w:r w:rsidR="007B2C16" w:rsidRPr="007B2C16">
        <w:rPr>
          <w:rFonts w:ascii="Courier New" w:hAnsi="Courier New" w:cs="Courier New"/>
          <w:color w:val="000000" w:themeColor="text1"/>
          <w:sz w:val="20"/>
          <w:szCs w:val="20"/>
        </w:rPr>
        <w:t>match_limit</w:t>
      </w:r>
      <w:proofErr w:type="spellEnd"/>
      <w:r w:rsidR="007B2C16">
        <w:t xml:space="preserve"> </w:t>
      </w:r>
      <w:r>
        <w:t xml:space="preserve">is </w:t>
      </w:r>
      <w:del w:id="519" w:author="Joe Hahn" w:date="2025-07-09T16:11:00Z" w16du:dateUtc="2025-07-09T21:11:00Z">
        <w:r w:rsidDel="002A6EC4">
          <w:delText>changed</w:delText>
        </w:r>
        <w:r w:rsidR="007B2C16" w:rsidDel="002A6EC4">
          <w:delText xml:space="preserve"> </w:delText>
        </w:r>
      </w:del>
      <w:ins w:id="520" w:author="Joe Hahn" w:date="2025-07-09T16:11:00Z" w16du:dateUtc="2025-07-09T21:11:00Z">
        <w:r w:rsidR="002A6EC4">
          <w:t xml:space="preserve">revised </w:t>
        </w:r>
      </w:ins>
      <w:r w:rsidR="007B2C16">
        <w:t>and the</w:t>
      </w:r>
      <w:r>
        <w:t xml:space="preserve"> same query</w:t>
      </w:r>
      <w:r w:rsidR="007B2C16">
        <w:t xml:space="preserve"> rerun, you will still see the same</w:t>
      </w:r>
      <w:del w:id="521" w:author="Joe Hahn" w:date="2025-07-09T16:12:00Z" w16du:dateUtc="2025-07-09T21:12:00Z">
        <w:r w:rsidR="007B2C16" w:rsidDel="002A6EC4">
          <w:delText xml:space="preserve"> 5</w:delText>
        </w:r>
      </w:del>
      <w:r w:rsidR="007B2C16">
        <w:t xml:space="preserve"> search results</w:t>
      </w:r>
      <w:del w:id="522" w:author="Joe Hahn" w:date="2025-07-09T16:12:00Z" w16du:dateUtc="2025-07-09T21:12:00Z">
        <w:r w:rsidR="00ED289A" w:rsidDel="002A6EC4">
          <w:delText xml:space="preserve"> </w:delText>
        </w:r>
      </w:del>
      <w:ins w:id="523" w:author="Joe Hahn" w:date="2025-07-09T16:08:00Z" w16du:dateUtc="2025-07-09T21:08:00Z">
        <w:r w:rsidR="002A6EC4">
          <w:t xml:space="preserve"> </w:t>
        </w:r>
      </w:ins>
      <w:r w:rsidR="00ED289A">
        <w:t>until you</w:t>
      </w:r>
      <w:r w:rsidR="007B2C16">
        <w:t xml:space="preserve"> change a few characters in </w:t>
      </w:r>
      <w:ins w:id="524" w:author="Joe Hahn" w:date="2025-07-09T16:12:00Z" w16du:dateUtc="2025-07-09T21:12:00Z">
        <w:r w:rsidR="002A6EC4">
          <w:t>the prompt</w:t>
        </w:r>
      </w:ins>
      <w:del w:id="525" w:author="Joe Hahn" w:date="2025-07-09T16:12:00Z" w16du:dateUtc="2025-07-09T21:12:00Z">
        <w:r w:rsidR="007B2C16" w:rsidDel="002A6EC4">
          <w:delText>your question</w:delText>
        </w:r>
      </w:del>
      <w:r w:rsidR="007B2C16">
        <w:t xml:space="preserve"> to force a redo.</w:t>
      </w:r>
      <w:ins w:id="526" w:author="Joe Hahn" w:date="2025-07-09T16:09:00Z" w16du:dateUtc="2025-07-09T21:09:00Z">
        <w:r w:rsidR="002A6EC4">
          <w:t xml:space="preserve"> </w:t>
        </w:r>
      </w:ins>
      <w:ins w:id="527" w:author="Joe Hahn" w:date="2025-07-11T10:12:00Z" w16du:dateUtc="2025-07-11T14:12:00Z">
        <w:r w:rsidR="00F5509D">
          <w:t>Also note</w:t>
        </w:r>
      </w:ins>
      <w:ins w:id="528" w:author="Joe Hahn" w:date="2025-07-11T10:09:00Z" w16du:dateUtc="2025-07-11T14:09:00Z">
        <w:r w:rsidR="00652FCC">
          <w:t xml:space="preserve"> that</w:t>
        </w:r>
      </w:ins>
      <w:ins w:id="529" w:author="Joe Hahn" w:date="2025-07-11T10:12:00Z" w16du:dateUtc="2025-07-11T14:12:00Z">
        <w:r w:rsidR="00F5509D">
          <w:t xml:space="preserve"> th</w:t>
        </w:r>
      </w:ins>
      <w:ins w:id="530" w:author="Joe Hahn" w:date="2025-07-11T10:13:00Z" w16du:dateUtc="2025-07-11T14:13:00Z">
        <w:r w:rsidR="00F5509D">
          <w:t>e above merely provides</w:t>
        </w:r>
      </w:ins>
      <w:ins w:id="531" w:author="Joe Hahn" w:date="2025-07-11T10:09:00Z" w16du:dateUtc="2025-07-11T14:09:00Z">
        <w:r w:rsidR="00652FCC">
          <w:t xml:space="preserve"> an upper limit on N since </w:t>
        </w:r>
      </w:ins>
      <w:ins w:id="532" w:author="Joe Hahn" w:date="2025-07-11T10:10:00Z" w16du:dateUtc="2025-07-11T14:10:00Z">
        <w:r w:rsidR="00652FCC">
          <w:t>a</w:t>
        </w:r>
      </w:ins>
      <w:ins w:id="533" w:author="Joe Hahn" w:date="2025-07-09T16:12:00Z" w16du:dateUtc="2025-07-09T21:12:00Z">
        <w:r w:rsidR="002A6EC4">
          <w:t xml:space="preserve"> </w:t>
        </w:r>
      </w:ins>
      <w:ins w:id="534" w:author="Joe Hahn" w:date="2025-07-11T10:13:00Z" w16du:dateUtc="2025-07-11T14:13:00Z">
        <w:r w:rsidR="00F5509D">
          <w:t xml:space="preserve">vector </w:t>
        </w:r>
      </w:ins>
      <w:ins w:id="535" w:author="Joe Hahn" w:date="2025-07-09T16:09:00Z" w16du:dateUtc="2025-07-09T21:09:00Z">
        <w:r w:rsidR="002A6EC4">
          <w:t xml:space="preserve">search can </w:t>
        </w:r>
      </w:ins>
      <w:ins w:id="536" w:author="Joe Hahn" w:date="2025-07-11T10:02:00Z" w16du:dateUtc="2025-07-11T14:02:00Z">
        <w:r w:rsidR="00DB28AE">
          <w:t xml:space="preserve">also </w:t>
        </w:r>
      </w:ins>
      <w:ins w:id="537" w:author="Joe Hahn" w:date="2025-07-09T16:09:00Z" w16du:dateUtc="2025-07-09T21:09:00Z">
        <w:r w:rsidR="002A6EC4">
          <w:t>b</w:t>
        </w:r>
      </w:ins>
      <w:ins w:id="538" w:author="Joe Hahn" w:date="2025-07-11T10:02:00Z" w16du:dateUtc="2025-07-11T14:02:00Z">
        <w:r w:rsidR="00DB28AE">
          <w:t>e</w:t>
        </w:r>
      </w:ins>
      <w:ins w:id="539" w:author="Joe Hahn" w:date="2025-07-09T16:09:00Z" w16du:dateUtc="2025-07-09T21:09:00Z">
        <w:r w:rsidR="002A6EC4">
          <w:t xml:space="preserve"> </w:t>
        </w:r>
      </w:ins>
      <w:ins w:id="540" w:author="Joe Hahn" w:date="2025-07-11T10:12:00Z" w16du:dateUtc="2025-07-11T14:12:00Z">
        <w:r w:rsidR="00F5509D">
          <w:t xml:space="preserve">filtered </w:t>
        </w:r>
      </w:ins>
      <w:ins w:id="541" w:author="Joe Hahn" w:date="2025-07-11T10:10:00Z" w16du:dateUtc="2025-07-11T14:10:00Z">
        <w:r w:rsidR="00652FCC">
          <w:t>when</w:t>
        </w:r>
      </w:ins>
      <w:ins w:id="542" w:author="Joe Hahn" w:date="2025-07-09T16:09:00Z" w16du:dateUtc="2025-07-09T21:09:00Z">
        <w:r w:rsidR="002A6EC4">
          <w:t xml:space="preserve"> the</w:t>
        </w:r>
      </w:ins>
      <w:ins w:id="543" w:author="Joe Hahn" w:date="2025-07-09T16:10:00Z" w16du:dateUtc="2025-07-09T21:10:00Z">
        <w:r w:rsidR="002A6EC4">
          <w:t xml:space="preserve"> </w:t>
        </w:r>
        <w:proofErr w:type="spellStart"/>
        <w:r w:rsidR="002A6EC4" w:rsidRPr="002A6EC4">
          <w:rPr>
            <w:rFonts w:ascii="Courier New" w:hAnsi="Courier New" w:cs="Courier New"/>
            <w:color w:val="000000" w:themeColor="text1"/>
            <w:sz w:val="20"/>
            <w:szCs w:val="20"/>
          </w:rPr>
          <w:t>similarity_threshold</w:t>
        </w:r>
        <w:proofErr w:type="spellEnd"/>
        <w:r w:rsidR="002A6EC4">
          <w:t xml:space="preserve"> attribute</w:t>
        </w:r>
      </w:ins>
      <w:ins w:id="544" w:author="Joe Hahn" w:date="2025-07-11T10:10:00Z" w16du:dateUtc="2025-07-11T14:10:00Z">
        <w:r w:rsidR="00652FCC">
          <w:t xml:space="preserve"> is</w:t>
        </w:r>
      </w:ins>
      <w:ins w:id="545" w:author="Joe Hahn" w:date="2025-07-11T10:12:00Z" w16du:dateUtc="2025-07-11T14:12:00Z">
        <w:r w:rsidR="00F5509D">
          <w:t xml:space="preserve"> used</w:t>
        </w:r>
      </w:ins>
      <w:ins w:id="546" w:author="Joe Hahn" w:date="2025-07-11T10:10:00Z" w16du:dateUtc="2025-07-11T14:10:00Z">
        <w:r w:rsidR="00652FCC">
          <w:t xml:space="preserve"> </w:t>
        </w:r>
      </w:ins>
      <w:ins w:id="547" w:author="Joe Hahn" w:date="2025-07-11T10:13:00Z" w16du:dateUtc="2025-07-11T14:13:00Z">
        <w:r w:rsidR="00F5509D">
          <w:t>to drop the</w:t>
        </w:r>
      </w:ins>
      <w:ins w:id="548" w:author="Joe Hahn" w:date="2025-07-10T18:11:00Z" w16du:dateUtc="2025-07-10T22:11:00Z">
        <w:r w:rsidR="000832CC">
          <w:t xml:space="preserve"> less relevant</w:t>
        </w:r>
      </w:ins>
      <w:ins w:id="549" w:author="Joe Hahn" w:date="2025-07-10T18:09:00Z" w16du:dateUtc="2025-07-10T22:09:00Z">
        <w:r w:rsidR="000832CC">
          <w:t xml:space="preserve"> context documents.</w:t>
        </w:r>
      </w:ins>
    </w:p>
    <w:p w14:paraId="7B56B699" w14:textId="2CBFC4D3" w:rsidR="00465826" w:rsidRDefault="00465826" w:rsidP="002F5F99"/>
    <w:p w14:paraId="153B9AD0" w14:textId="6B7ED62F" w:rsidR="007B2C16" w:rsidRPr="0095116F" w:rsidRDefault="00BA6AC5" w:rsidP="007B2C16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 xml:space="preserve">Building an </w:t>
      </w:r>
      <w:r w:rsidR="00614CA5">
        <w:rPr>
          <w:rFonts w:ascii="Calibri" w:hAnsi="Calibri" w:cs="Calibri"/>
          <w:i/>
          <w:iCs/>
          <w:sz w:val="26"/>
          <w:szCs w:val="26"/>
        </w:rPr>
        <w:t xml:space="preserve">APEX Frontend for </w:t>
      </w:r>
      <w:r w:rsidR="007B2C16">
        <w:rPr>
          <w:rFonts w:ascii="Calibri" w:hAnsi="Calibri" w:cs="Calibri"/>
          <w:i/>
          <w:iCs/>
          <w:sz w:val="26"/>
          <w:szCs w:val="26"/>
        </w:rPr>
        <w:t>Select</w:t>
      </w:r>
      <w:ins w:id="550" w:author="Joe Hahn" w:date="2025-07-07T22:36:00Z" w16du:dateUtc="2025-07-08T03:36:00Z">
        <w:r w:rsidR="00E070A4">
          <w:rPr>
            <w:rFonts w:ascii="Calibri" w:hAnsi="Calibri" w:cs="Calibri"/>
            <w:i/>
            <w:iCs/>
            <w:sz w:val="26"/>
            <w:szCs w:val="26"/>
          </w:rPr>
          <w:t xml:space="preserve"> </w:t>
        </w:r>
      </w:ins>
      <w:del w:id="551" w:author="Joe Hahn" w:date="2025-07-07T22:36:00Z" w16du:dateUtc="2025-07-08T03:36:00Z">
        <w:r w:rsidR="00614CA5" w:rsidDel="00E070A4">
          <w:rPr>
            <w:rFonts w:ascii="Calibri" w:hAnsi="Calibri" w:cs="Calibri"/>
            <w:i/>
            <w:iCs/>
            <w:sz w:val="26"/>
            <w:szCs w:val="26"/>
          </w:rPr>
          <w:delText>-</w:delText>
        </w:r>
      </w:del>
      <w:r w:rsidR="007B2C16">
        <w:rPr>
          <w:rFonts w:ascii="Calibri" w:hAnsi="Calibri" w:cs="Calibri"/>
          <w:i/>
          <w:iCs/>
          <w:sz w:val="26"/>
          <w:szCs w:val="26"/>
        </w:rPr>
        <w:t>AI</w:t>
      </w:r>
      <w:ins w:id="552" w:author="Joe Hahn" w:date="2025-07-07T22:36:00Z" w16du:dateUtc="2025-07-08T03:36:00Z">
        <w:r w:rsidR="00E070A4">
          <w:rPr>
            <w:rFonts w:ascii="Calibri" w:hAnsi="Calibri" w:cs="Calibri"/>
            <w:i/>
            <w:iCs/>
            <w:sz w:val="26"/>
            <w:szCs w:val="26"/>
          </w:rPr>
          <w:t xml:space="preserve"> </w:t>
        </w:r>
      </w:ins>
      <w:del w:id="553" w:author="Joe Hahn" w:date="2025-07-07T22:36:00Z" w16du:dateUtc="2025-07-08T03:36:00Z">
        <w:r w:rsidR="00614CA5" w:rsidDel="00E070A4">
          <w:rPr>
            <w:rFonts w:ascii="Calibri" w:hAnsi="Calibri" w:cs="Calibri"/>
            <w:i/>
            <w:iCs/>
            <w:sz w:val="26"/>
            <w:szCs w:val="26"/>
          </w:rPr>
          <w:delText>-</w:delText>
        </w:r>
      </w:del>
      <w:r w:rsidR="007B2C16">
        <w:rPr>
          <w:rFonts w:ascii="Calibri" w:hAnsi="Calibri" w:cs="Calibri"/>
          <w:i/>
          <w:iCs/>
          <w:sz w:val="26"/>
          <w:szCs w:val="26"/>
        </w:rPr>
        <w:t>RAG</w:t>
      </w:r>
    </w:p>
    <w:p w14:paraId="54B5DB70" w14:textId="77777777" w:rsidR="00A84F77" w:rsidRDefault="00A84F77" w:rsidP="00614CA5"/>
    <w:p w14:paraId="4451102E" w14:textId="6678DB2B" w:rsidR="004A4B7E" w:rsidRDefault="00614CA5" w:rsidP="00614CA5">
      <w:r>
        <w:t xml:space="preserve">APEX is Oracle’s low-code platform for </w:t>
      </w:r>
      <w:r w:rsidR="00C4539C">
        <w:t>developing</w:t>
      </w:r>
      <w:r>
        <w:t xml:space="preserve"> secure</w:t>
      </w:r>
      <w:r w:rsidR="006A7165">
        <w:t xml:space="preserve"> </w:t>
      </w:r>
      <w:r>
        <w:t xml:space="preserve">scalable </w:t>
      </w:r>
      <w:r w:rsidR="003967D6">
        <w:t xml:space="preserve">business </w:t>
      </w:r>
      <w:r>
        <w:t>applications on top of database data</w:t>
      </w:r>
      <w:r w:rsidR="003412D2">
        <w:t xml:space="preserve">. </w:t>
      </w:r>
      <w:r w:rsidR="00B47724">
        <w:t>And t</w:t>
      </w:r>
      <w:r w:rsidR="00C3748D">
        <w:t>he development of an</w:t>
      </w:r>
      <w:r w:rsidR="00C4539C">
        <w:t xml:space="preserve"> APEX</w:t>
      </w:r>
      <w:r w:rsidR="004A4B7E">
        <w:t xml:space="preserve"> frontend</w:t>
      </w:r>
      <w:r w:rsidR="004408D9">
        <w:t xml:space="preserve"> for this RAG pipeline </w:t>
      </w:r>
      <w:r w:rsidR="00C4539C">
        <w:t xml:space="preserve">is </w:t>
      </w:r>
      <w:r w:rsidR="00C3748D">
        <w:t xml:space="preserve">also </w:t>
      </w:r>
      <w:r w:rsidR="00FE645B">
        <w:t>quite</w:t>
      </w:r>
      <w:r w:rsidR="00C4539C">
        <w:t xml:space="preserve"> </w:t>
      </w:r>
      <w:r w:rsidR="00B47724">
        <w:t>straightforward</w:t>
      </w:r>
      <w:r w:rsidR="00C4539C">
        <w:t xml:space="preserve"> </w:t>
      </w:r>
      <w:r w:rsidR="00862F5B">
        <w:t>since</w:t>
      </w:r>
      <w:r w:rsidR="004A4B7E">
        <w:t xml:space="preserve"> </w:t>
      </w:r>
      <w:r w:rsidR="00C3748D">
        <w:t>APEX</w:t>
      </w:r>
      <w:r w:rsidR="003712D4">
        <w:t xml:space="preserve"> </w:t>
      </w:r>
      <w:r w:rsidR="003412D2">
        <w:t>comes with an</w:t>
      </w:r>
      <w:r w:rsidR="003712D4">
        <w:t>d</w:t>
      </w:r>
      <w:r w:rsidR="003412D2">
        <w:t xml:space="preserve"> is preconnected to the AD</w:t>
      </w:r>
      <w:ins w:id="554" w:author="Joe Hahn" w:date="2025-07-07T22:22:00Z" w16du:dateUtc="2025-07-08T03:22:00Z">
        <w:r w:rsidR="00025657">
          <w:t>B</w:t>
        </w:r>
      </w:ins>
      <w:del w:id="555" w:author="Joe Hahn" w:date="2025-07-07T22:22:00Z" w16du:dateUtc="2025-07-08T03:22:00Z">
        <w:r w:rsidR="003412D2" w:rsidDel="00025657">
          <w:delText>W</w:delText>
        </w:r>
      </w:del>
      <w:r w:rsidR="003412D2">
        <w:t xml:space="preserve"> service</w:t>
      </w:r>
      <w:r w:rsidR="003712D4">
        <w:t xml:space="preserve"> where </w:t>
      </w:r>
      <w:r w:rsidR="00B47724">
        <w:t>the</w:t>
      </w:r>
      <w:r w:rsidR="003712D4">
        <w:t xml:space="preserve"> data resides. </w:t>
      </w:r>
      <w:r w:rsidR="007D0399">
        <w:t>T</w:t>
      </w:r>
      <w:r w:rsidR="003712D4">
        <w:t>he</w:t>
      </w:r>
      <w:r w:rsidR="00C4539C">
        <w:t xml:space="preserve"> APEX developer</w:t>
      </w:r>
      <w:r w:rsidR="00B63952">
        <w:t xml:space="preserve"> begins </w:t>
      </w:r>
      <w:r w:rsidR="00B47724">
        <w:t xml:space="preserve">the app-development </w:t>
      </w:r>
      <w:r w:rsidR="00B63952">
        <w:t xml:space="preserve">by </w:t>
      </w:r>
      <w:r w:rsidR="004A4B7E">
        <w:t>copy/past</w:t>
      </w:r>
      <w:r w:rsidR="00B63952">
        <w:t>ing</w:t>
      </w:r>
      <w:r w:rsidR="004A4B7E">
        <w:t xml:space="preserve"> </w:t>
      </w:r>
      <w:r w:rsidR="00B47724">
        <w:t>one of the</w:t>
      </w:r>
      <w:r w:rsidR="007D0399">
        <w:t xml:space="preserve"> </w:t>
      </w:r>
      <w:r w:rsidR="004A4B7E">
        <w:t xml:space="preserve">code </w:t>
      </w:r>
      <w:r w:rsidR="004A4B7E">
        <w:lastRenderedPageBreak/>
        <w:t>snippet</w:t>
      </w:r>
      <w:r w:rsidR="00B47724">
        <w:t xml:space="preserve">s </w:t>
      </w:r>
      <w:r w:rsidR="00C4539C">
        <w:t xml:space="preserve">from </w:t>
      </w:r>
      <w:r w:rsidR="003967D6">
        <w:t>the</w:t>
      </w:r>
      <w:r w:rsidR="00C4539C">
        <w:t xml:space="preserve"> OML notebook</w:t>
      </w:r>
      <w:r w:rsidR="003712D4">
        <w:t xml:space="preserve"> </w:t>
      </w:r>
      <w:r w:rsidR="00862F5B">
        <w:t xml:space="preserve">shown </w:t>
      </w:r>
      <w:r w:rsidR="007616B2">
        <w:t xml:space="preserve">above </w:t>
      </w:r>
      <w:r w:rsidR="00C4539C">
        <w:t>into the APEX Code Editor</w:t>
      </w:r>
      <w:r w:rsidR="003712D4">
        <w:t>,</w:t>
      </w:r>
      <w:r w:rsidR="00FE645B">
        <w:t xml:space="preserve"> </w:t>
      </w:r>
      <w:r w:rsidR="00C4539C">
        <w:t>Figure 5</w:t>
      </w:r>
      <w:r w:rsidR="00B47724">
        <w:t xml:space="preserve">, which when executed by APEX </w:t>
      </w:r>
      <w:r w:rsidR="00862F5B">
        <w:t xml:space="preserve">tells </w:t>
      </w:r>
      <w:ins w:id="556" w:author="Joe Hahn" w:date="2025-07-07T22:24:00Z" w16du:dateUtc="2025-07-08T03:24:00Z">
        <w:r w:rsidR="00C856F2">
          <w:t xml:space="preserve">ADB </w:t>
        </w:r>
      </w:ins>
      <w:del w:id="557" w:author="Joe Hahn" w:date="2025-07-07T22:24:00Z" w16du:dateUtc="2025-07-08T03:24:00Z">
        <w:r w:rsidR="00862F5B" w:rsidDel="00C856F2">
          <w:delText xml:space="preserve">ADW </w:delText>
        </w:r>
      </w:del>
      <w:r w:rsidR="00862F5B">
        <w:t>to</w:t>
      </w:r>
      <w:r w:rsidR="00B47724">
        <w:t xml:space="preserve"> rebuild the RAG pipeline. </w:t>
      </w:r>
    </w:p>
    <w:p w14:paraId="5CCCCF28" w14:textId="77777777" w:rsidR="00BA2A49" w:rsidRDefault="00BA2A49" w:rsidP="00614CA5"/>
    <w:p w14:paraId="6B7FC81B" w14:textId="77777777" w:rsidR="004A4B7E" w:rsidRPr="006A6BDE" w:rsidRDefault="004A4B7E" w:rsidP="004A4B7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drawing>
          <wp:inline distT="0" distB="0" distL="0" distR="0" wp14:anchorId="6B032B4A" wp14:editId="56E471AA">
            <wp:extent cx="6824133" cy="3974232"/>
            <wp:effectExtent l="0" t="0" r="0" b="1270"/>
            <wp:docPr id="393208213" name="Picture 39320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8213" name="Picture 3932082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719" cy="399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280" w14:textId="20F5876E" w:rsidR="004A4B7E" w:rsidRPr="00BA2A49" w:rsidRDefault="004A4B7E" w:rsidP="00BA2A49">
      <w:pPr>
        <w:pStyle w:val="Caption"/>
        <w:rPr>
          <w:i w:val="0"/>
          <w:iCs w:val="0"/>
        </w:rPr>
      </w:pPr>
      <w:r>
        <w:t xml:space="preserve">Figure 5. </w:t>
      </w:r>
      <w:r w:rsidR="009D40AB">
        <w:rPr>
          <w:i w:val="0"/>
          <w:iCs w:val="0"/>
        </w:rPr>
        <w:t>APEX Code Editor</w:t>
      </w:r>
      <w:r w:rsidR="00FE645B">
        <w:rPr>
          <w:i w:val="0"/>
          <w:iCs w:val="0"/>
        </w:rPr>
        <w:t xml:space="preserve"> uses</w:t>
      </w:r>
      <w:r w:rsidR="007616B2">
        <w:rPr>
          <w:i w:val="0"/>
          <w:iCs w:val="0"/>
        </w:rPr>
        <w:t xml:space="preserve"> the</w:t>
      </w:r>
      <w:r w:rsidR="00FE645B">
        <w:rPr>
          <w:i w:val="0"/>
          <w:iCs w:val="0"/>
        </w:rPr>
        <w:t xml:space="preserve"> </w:t>
      </w:r>
      <w:proofErr w:type="spellStart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DBMS_CLOUD_</w:t>
      </w:r>
      <w:proofErr w:type="gramStart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AI.create</w:t>
      </w:r>
      <w:proofErr w:type="gramEnd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_vector_</w:t>
      </w:r>
      <w:proofErr w:type="gramStart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index</w:t>
      </w:r>
      <w:proofErr w:type="spellEnd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(</w:t>
      </w:r>
      <w:proofErr w:type="gramEnd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)</w:t>
      </w:r>
      <w:r w:rsidR="007616B2">
        <w:rPr>
          <w:i w:val="0"/>
          <w:iCs w:val="0"/>
        </w:rPr>
        <w:t xml:space="preserve">command to </w:t>
      </w:r>
      <w:r w:rsidR="003712D4">
        <w:rPr>
          <w:i w:val="0"/>
          <w:iCs w:val="0"/>
        </w:rPr>
        <w:t>initiate</w:t>
      </w:r>
      <w:r w:rsidR="00AA6225">
        <w:rPr>
          <w:i w:val="0"/>
          <w:iCs w:val="0"/>
        </w:rPr>
        <w:t xml:space="preserve"> the</w:t>
      </w:r>
      <w:r w:rsidR="00FE645B">
        <w:rPr>
          <w:i w:val="0"/>
          <w:iCs w:val="0"/>
        </w:rPr>
        <w:t xml:space="preserve"> database job that</w:t>
      </w:r>
      <w:r w:rsidR="00AA6225">
        <w:rPr>
          <w:i w:val="0"/>
          <w:iCs w:val="0"/>
        </w:rPr>
        <w:t xml:space="preserve"> will </w:t>
      </w:r>
      <w:r w:rsidR="00FE645B">
        <w:rPr>
          <w:i w:val="0"/>
          <w:iCs w:val="0"/>
        </w:rPr>
        <w:t>chunk and encode</w:t>
      </w:r>
      <w:r w:rsidR="00AA6225">
        <w:rPr>
          <w:i w:val="0"/>
          <w:iCs w:val="0"/>
        </w:rPr>
        <w:t xml:space="preserve"> all documents stored in the Object Store </w:t>
      </w:r>
      <w:r w:rsidR="00FE645B">
        <w:rPr>
          <w:i w:val="0"/>
          <w:iCs w:val="0"/>
        </w:rPr>
        <w:t>knowledge base.</w:t>
      </w:r>
    </w:p>
    <w:p w14:paraId="43ADDFF1" w14:textId="4241EFCF" w:rsidR="004E0E63" w:rsidRDefault="007D0399" w:rsidP="00EE676B">
      <w:r>
        <w:t>T</w:t>
      </w:r>
      <w:r w:rsidR="00F16347">
        <w:t>his</w:t>
      </w:r>
      <w:r w:rsidR="00EE676B">
        <w:t xml:space="preserve"> APEX application </w:t>
      </w:r>
      <w:r w:rsidR="00B63952">
        <w:t xml:space="preserve">must also </w:t>
      </w:r>
      <w:r w:rsidR="00EE676B">
        <w:t xml:space="preserve">collect the user’s question and then append that to a </w:t>
      </w:r>
      <w:r w:rsidR="00EE676B"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="00EE676B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EE676B"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="00EE676B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EE676B"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 w:rsidR="00EE676B">
        <w:t xml:space="preserve"> SQL command</w:t>
      </w:r>
      <w:r w:rsidR="00B63952">
        <w:t>, w</w:t>
      </w:r>
      <w:r w:rsidR="00F16347">
        <w:t xml:space="preserve">hich </w:t>
      </w:r>
      <w:ins w:id="558" w:author="Joe Hahn" w:date="2025-07-08T12:04:00Z" w16du:dateUtc="2025-07-08T17:04:00Z">
        <w:r w:rsidR="00267FBC">
          <w:t>is done</w:t>
        </w:r>
      </w:ins>
      <w:del w:id="559" w:author="Joe Hahn" w:date="2025-07-08T12:04:00Z" w16du:dateUtc="2025-07-08T17:04:00Z">
        <w:r w:rsidR="00EE676B" w:rsidDel="00267FBC">
          <w:delText>APEX does this</w:delText>
        </w:r>
      </w:del>
      <w:r w:rsidR="00EE676B">
        <w:t xml:space="preserve"> </w:t>
      </w:r>
      <w:r w:rsidR="00F16347">
        <w:t>via</w:t>
      </w:r>
      <w:r w:rsidR="00B47724">
        <w:t xml:space="preserve"> </w:t>
      </w:r>
      <w:ins w:id="560" w:author="Joe Hahn" w:date="2025-07-08T12:04:00Z" w16du:dateUtc="2025-07-08T17:04:00Z">
        <w:r w:rsidR="00267FBC">
          <w:t xml:space="preserve">a </w:t>
        </w:r>
      </w:ins>
      <w:r w:rsidR="00EE676B">
        <w:t>dynamic action</w:t>
      </w:r>
      <w:del w:id="561" w:author="Joe Hahn" w:date="2025-07-08T12:04:00Z" w16du:dateUtc="2025-07-08T17:04:00Z">
        <w:r w:rsidR="00EE676B" w:rsidDel="00267FBC">
          <w:delText>s</w:delText>
        </w:r>
      </w:del>
      <w:r w:rsidR="00EE676B">
        <w:t xml:space="preserve">. In the </w:t>
      </w:r>
      <w:r w:rsidR="00862F5B">
        <w:t xml:space="preserve">APEX </w:t>
      </w:r>
      <w:r w:rsidR="00B47724">
        <w:t>developer’s</w:t>
      </w:r>
      <w:r w:rsidR="00EE676B">
        <w:t xml:space="preserve"> backend</w:t>
      </w:r>
      <w:r w:rsidR="00F16347">
        <w:t xml:space="preserve"> </w:t>
      </w:r>
      <w:r w:rsidR="00B47724">
        <w:t>view,</w:t>
      </w:r>
      <w:r w:rsidR="00F16347">
        <w:t xml:space="preserve"> </w:t>
      </w:r>
      <w:r w:rsidR="00B63952">
        <w:t xml:space="preserve">Figure 6, </w:t>
      </w:r>
      <w:r w:rsidR="00EE676B">
        <w:t xml:space="preserve">the </w:t>
      </w:r>
      <w:r w:rsidR="00B63952">
        <w:t>user’s &lt;</w:t>
      </w:r>
      <w:r w:rsidR="00EE676B">
        <w:t>question</w:t>
      </w:r>
      <w:r w:rsidR="00B63952">
        <w:t xml:space="preserve">&gt; </w:t>
      </w:r>
      <w:r w:rsidR="00F16347">
        <w:t xml:space="preserve">is represented </w:t>
      </w:r>
      <w:r w:rsidR="00862F5B">
        <w:t>by</w:t>
      </w:r>
      <w:r w:rsidR="00B63952">
        <w:t xml:space="preserve"> </w:t>
      </w:r>
      <w:r w:rsidR="00B47724">
        <w:t xml:space="preserve">APEX </w:t>
      </w:r>
      <w:proofErr w:type="gramStart"/>
      <w:r w:rsidR="00B63952">
        <w:t>o</w:t>
      </w:r>
      <w:r w:rsidR="00F16347">
        <w:t xml:space="preserve">bject </w:t>
      </w:r>
      <w:r w:rsidR="00EE676B" w:rsidRPr="00F5509D">
        <w:rPr>
          <w:rFonts w:ascii="Courier New" w:hAnsi="Courier New" w:cs="Courier New"/>
          <w:rPrChange w:id="562" w:author="Joe Hahn" w:date="2025-07-11T10:20:00Z" w16du:dateUtc="2025-07-11T14:20:00Z">
            <w:rPr/>
          </w:rPrChange>
        </w:rPr>
        <w:t>:P</w:t>
      </w:r>
      <w:proofErr w:type="gramEnd"/>
      <w:r w:rsidR="00EE676B" w:rsidRPr="00F5509D">
        <w:rPr>
          <w:rFonts w:ascii="Courier New" w:hAnsi="Courier New" w:cs="Courier New"/>
          <w:rPrChange w:id="563" w:author="Joe Hahn" w:date="2025-07-11T10:20:00Z" w16du:dateUtc="2025-07-11T14:20:00Z">
            <w:rPr/>
          </w:rPrChange>
        </w:rPr>
        <w:t>3_QUESTION</w:t>
      </w:r>
      <w:r w:rsidR="00EE676B">
        <w:t xml:space="preserve">. </w:t>
      </w:r>
      <w:r w:rsidR="00B63952">
        <w:t>And w</w:t>
      </w:r>
      <w:r w:rsidR="00EE676B">
        <w:t>hen th</w:t>
      </w:r>
      <w:r w:rsidR="00B63952">
        <w:t>at</w:t>
      </w:r>
      <w:r w:rsidR="00EE676B">
        <w:t xml:space="preserve"> </w:t>
      </w:r>
      <w:r w:rsidR="00B47724">
        <w:t xml:space="preserve">object </w:t>
      </w:r>
      <w:r w:rsidR="00EE676B">
        <w:t>changes</w:t>
      </w:r>
      <w:r w:rsidR="00B63952">
        <w:t xml:space="preserve"> as the</w:t>
      </w:r>
      <w:r w:rsidR="00EE676B">
        <w:t xml:space="preserve"> user inputs a </w:t>
      </w:r>
      <w:ins w:id="564" w:author="Joe Hahn" w:date="2025-07-08T12:05:00Z" w16du:dateUtc="2025-07-08T17:05:00Z">
        <w:r w:rsidR="00267FBC">
          <w:t xml:space="preserve">new </w:t>
        </w:r>
      </w:ins>
      <w:r w:rsidR="00EE676B">
        <w:t xml:space="preserve">question, </w:t>
      </w:r>
      <w:r w:rsidR="00B63952">
        <w:t>APEX</w:t>
      </w:r>
      <w:r w:rsidR="00EE676B">
        <w:t xml:space="preserve"> automatically invokes the </w:t>
      </w:r>
      <w:r w:rsidR="00B63952">
        <w:t>code snippet seen in Figure 6</w:t>
      </w:r>
      <w:r w:rsidR="00C7037C">
        <w:t xml:space="preserve"> </w:t>
      </w:r>
      <w:del w:id="565" w:author="Joe Hahn" w:date="2025-07-08T12:05:00Z" w16du:dateUtc="2025-07-08T17:05:00Z">
        <w:r w:rsidR="00C7037C" w:rsidDel="00267FBC">
          <w:delText>that</w:delText>
        </w:r>
        <w:r w:rsidDel="00267FBC">
          <w:delText xml:space="preserve"> </w:delText>
        </w:r>
      </w:del>
      <w:ins w:id="566" w:author="Joe Hahn" w:date="2025-07-08T12:05:00Z" w16du:dateUtc="2025-07-08T17:05:00Z">
        <w:r w:rsidR="00267FBC">
          <w:t xml:space="preserve">to </w:t>
        </w:r>
      </w:ins>
      <w:r w:rsidR="00B47724">
        <w:t>send</w:t>
      </w:r>
      <w:del w:id="567" w:author="Joe Hahn" w:date="2025-07-10T18:19:00Z" w16du:dateUtc="2025-07-10T22:19:00Z">
        <w:r w:rsidR="00C7037C" w:rsidDel="00750CBB">
          <w:delText>s</w:delText>
        </w:r>
      </w:del>
      <w:r w:rsidR="00EE676B">
        <w:t xml:space="preserve"> the </w:t>
      </w:r>
      <w:r w:rsidR="00B63952">
        <w:t>updated</w:t>
      </w:r>
      <w:r w:rsidR="00EE676B">
        <w:t xml:space="preserve"> </w:t>
      </w:r>
      <w:r w:rsidR="00EE676B" w:rsidRPr="00F5509D">
        <w:rPr>
          <w:rFonts w:ascii="Courier New" w:hAnsi="Courier New" w:cs="Courier New"/>
          <w:rPrChange w:id="568" w:author="Joe Hahn" w:date="2025-07-11T10:20:00Z" w16du:dateUtc="2025-07-11T14:20:00Z">
            <w:rPr/>
          </w:rPrChange>
        </w:rPr>
        <w:t>:P3_QUESTION</w:t>
      </w:r>
      <w:r w:rsidR="00EE676B">
        <w:t xml:space="preserve"> </w:t>
      </w:r>
      <w:r w:rsidR="00B63952">
        <w:t>into the</w:t>
      </w:r>
      <w:r>
        <w:t xml:space="preserve"> custom</w:t>
      </w:r>
      <w:r w:rsidR="00B63952">
        <w:t xml:space="preserve"> </w:t>
      </w:r>
      <w:proofErr w:type="spellStart"/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get_ai_response</w:t>
      </w:r>
      <w:proofErr w:type="spellEnd"/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B63952">
        <w:t xml:space="preserve"> </w:t>
      </w:r>
      <w:r>
        <w:t>function defined in Figure 7</w:t>
      </w:r>
      <w:r w:rsidR="004E0E63">
        <w:t>, with</w:t>
      </w:r>
      <w:r w:rsidR="00B47724">
        <w:t xml:space="preserve"> that code snippet</w:t>
      </w:r>
      <w:r w:rsidR="00B63952">
        <w:t xml:space="preserve"> </w:t>
      </w:r>
      <w:r w:rsidR="00B47724">
        <w:t>call</w:t>
      </w:r>
      <w:r w:rsidR="004E0E63">
        <w:t>ing</w:t>
      </w:r>
      <w:r w:rsidR="00B47724">
        <w:t xml:space="preserve"> </w:t>
      </w:r>
      <w:r w:rsidR="00B47724" w:rsidRPr="007B2C16">
        <w:rPr>
          <w:rFonts w:ascii="Courier New" w:hAnsi="Courier New" w:cs="Courier New"/>
          <w:color w:val="000000" w:themeColor="text1"/>
          <w:sz w:val="20"/>
          <w:szCs w:val="20"/>
        </w:rPr>
        <w:t>DBMS_CLOUD_AI.</w:t>
      </w:r>
      <w:r w:rsidR="00B47724">
        <w:rPr>
          <w:rFonts w:ascii="Courier New" w:hAnsi="Courier New" w:cs="Courier New"/>
          <w:color w:val="000000" w:themeColor="text1"/>
          <w:sz w:val="20"/>
          <w:szCs w:val="20"/>
        </w:rPr>
        <w:t>GENERATE()</w:t>
      </w:r>
      <w:r w:rsidR="004E0E63">
        <w:t xml:space="preserve"> </w:t>
      </w:r>
      <w:r w:rsidR="00B47724">
        <w:t xml:space="preserve">to execute </w:t>
      </w:r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="00B63952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="00B63952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 w:rsidR="00EE676B">
        <w:t xml:space="preserve"> </w:t>
      </w:r>
      <w:r w:rsidR="00B63952">
        <w:t>&lt;question&gt;</w:t>
      </w:r>
      <w:r>
        <w:t xml:space="preserve"> </w:t>
      </w:r>
      <w:r w:rsidR="00B47724">
        <w:t>in AD</w:t>
      </w:r>
      <w:ins w:id="569" w:author="Joe Hahn" w:date="2025-07-07T22:24:00Z" w16du:dateUtc="2025-07-08T03:24:00Z">
        <w:r w:rsidR="00C856F2">
          <w:t>B</w:t>
        </w:r>
      </w:ins>
      <w:del w:id="570" w:author="Joe Hahn" w:date="2025-07-07T22:24:00Z" w16du:dateUtc="2025-07-08T03:24:00Z">
        <w:r w:rsidR="00B47724" w:rsidDel="00C856F2">
          <w:delText>W</w:delText>
        </w:r>
      </w:del>
      <w:r>
        <w:t xml:space="preserve">. </w:t>
      </w:r>
    </w:p>
    <w:p w14:paraId="23DBAE50" w14:textId="77777777" w:rsidR="00EE676B" w:rsidRDefault="00EE676B" w:rsidP="00614CA5"/>
    <w:p w14:paraId="144D3F48" w14:textId="77777777" w:rsidR="00EE676B" w:rsidRDefault="00EE676B" w:rsidP="00614CA5"/>
    <w:p w14:paraId="6742A595" w14:textId="43F1F3EF" w:rsidR="00EE676B" w:rsidRDefault="00F16347" w:rsidP="00614CA5">
      <w:r>
        <w:rPr>
          <w:noProof/>
          <w14:ligatures w14:val="standardContextual"/>
        </w:rPr>
        <w:lastRenderedPageBreak/>
        <w:drawing>
          <wp:inline distT="0" distB="0" distL="0" distR="0" wp14:anchorId="3427F111" wp14:editId="0D521827">
            <wp:extent cx="5943600" cy="5013325"/>
            <wp:effectExtent l="0" t="0" r="0" b="3175"/>
            <wp:docPr id="1508388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8281" name="Picture 1508388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1539" w14:textId="257CC090" w:rsidR="00614CA5" w:rsidRPr="007D0399" w:rsidRDefault="00F16347" w:rsidP="007D0399">
      <w:pPr>
        <w:pStyle w:val="Caption"/>
        <w:rPr>
          <w:i w:val="0"/>
          <w:iCs w:val="0"/>
        </w:rPr>
      </w:pPr>
      <w:r>
        <w:t xml:space="preserve">Figure 6. </w:t>
      </w:r>
      <w:r w:rsidR="00A84F77" w:rsidRPr="00A84F77">
        <w:rPr>
          <w:i w:val="0"/>
          <w:iCs w:val="0"/>
        </w:rPr>
        <w:t xml:space="preserve">PL/SQL </w:t>
      </w:r>
      <w:r w:rsidR="00A84F77">
        <w:rPr>
          <w:i w:val="0"/>
          <w:iCs w:val="0"/>
        </w:rPr>
        <w:t>for the</w:t>
      </w:r>
      <w:r w:rsidR="00A84F77" w:rsidRPr="00A84F77">
        <w:rPr>
          <w:i w:val="0"/>
          <w:iCs w:val="0"/>
        </w:rPr>
        <w:t xml:space="preserve"> dynamic action</w:t>
      </w:r>
      <w:r w:rsidR="00A84F77">
        <w:rPr>
          <w:i w:val="0"/>
          <w:iCs w:val="0"/>
        </w:rPr>
        <w:t xml:space="preserve"> that is </w:t>
      </w:r>
      <w:r w:rsidR="00A84F77" w:rsidRPr="00A84F77">
        <w:rPr>
          <w:i w:val="0"/>
          <w:iCs w:val="0"/>
        </w:rPr>
        <w:t xml:space="preserve">triggered when </w:t>
      </w:r>
      <w:r w:rsidR="00A84F77">
        <w:rPr>
          <w:i w:val="0"/>
          <w:iCs w:val="0"/>
        </w:rPr>
        <w:t xml:space="preserve">user asks </w:t>
      </w:r>
      <w:ins w:id="571" w:author="Joe Hahn" w:date="2025-07-10T18:20:00Z" w16du:dateUtc="2025-07-10T22:20:00Z">
        <w:r w:rsidR="00750CBB">
          <w:rPr>
            <w:i w:val="0"/>
            <w:iCs w:val="0"/>
          </w:rPr>
          <w:t>&lt;</w:t>
        </w:r>
      </w:ins>
      <w:del w:id="572" w:author="Joe Hahn" w:date="2025-07-10T18:20:00Z" w16du:dateUtc="2025-07-10T22:20:00Z">
        <w:r w:rsidR="00A84F77" w:rsidDel="00750CBB">
          <w:rPr>
            <w:i w:val="0"/>
            <w:iCs w:val="0"/>
          </w:rPr>
          <w:delText xml:space="preserve">a </w:delText>
        </w:r>
      </w:del>
      <w:r w:rsidR="00A84F77">
        <w:rPr>
          <w:i w:val="0"/>
          <w:iCs w:val="0"/>
        </w:rPr>
        <w:t>question</w:t>
      </w:r>
      <w:ins w:id="573" w:author="Joe Hahn" w:date="2025-07-10T18:20:00Z" w16du:dateUtc="2025-07-10T22:20:00Z">
        <w:r w:rsidR="00750CBB">
          <w:rPr>
            <w:i w:val="0"/>
            <w:iCs w:val="0"/>
          </w:rPr>
          <w:t>&gt;</w:t>
        </w:r>
      </w:ins>
      <w:del w:id="574" w:author="Joe Hahn" w:date="2025-07-10T18:20:00Z" w16du:dateUtc="2025-07-10T22:20:00Z">
        <w:r w:rsidR="00C7037C" w:rsidDel="00750CBB">
          <w:rPr>
            <w:i w:val="0"/>
            <w:iCs w:val="0"/>
          </w:rPr>
          <w:delText>,</w:delText>
        </w:r>
      </w:del>
      <w:ins w:id="575" w:author="Joe Hahn" w:date="2025-07-10T18:20:00Z" w16du:dateUtc="2025-07-10T22:20:00Z">
        <w:r w:rsidR="00750CBB">
          <w:rPr>
            <w:i w:val="0"/>
            <w:iCs w:val="0"/>
          </w:rPr>
          <w:t xml:space="preserve"> that</w:t>
        </w:r>
      </w:ins>
      <w:del w:id="576" w:author="Joe Hahn" w:date="2025-07-10T18:20:00Z" w16du:dateUtc="2025-07-10T22:20:00Z">
        <w:r w:rsidR="00C7037C" w:rsidDel="00750CBB">
          <w:rPr>
            <w:i w:val="0"/>
            <w:iCs w:val="0"/>
          </w:rPr>
          <w:delText xml:space="preserve"> which</w:delText>
        </w:r>
      </w:del>
      <w:r w:rsidR="00C7037C">
        <w:rPr>
          <w:i w:val="0"/>
          <w:iCs w:val="0"/>
        </w:rPr>
        <w:t xml:space="preserve"> then triggers </w:t>
      </w:r>
      <w:r w:rsidR="00A84F77">
        <w:rPr>
          <w:i w:val="0"/>
          <w:iCs w:val="0"/>
        </w:rPr>
        <w:t>call</w:t>
      </w:r>
      <w:ins w:id="577" w:author="Joe Hahn" w:date="2025-07-07T22:22:00Z" w16du:dateUtc="2025-07-08T03:22:00Z">
        <w:r w:rsidR="00025657">
          <w:rPr>
            <w:i w:val="0"/>
            <w:iCs w:val="0"/>
          </w:rPr>
          <w:t xml:space="preserve"> </w:t>
        </w:r>
      </w:ins>
      <w:r w:rsidR="00C7037C">
        <w:rPr>
          <w:i w:val="0"/>
          <w:iCs w:val="0"/>
        </w:rPr>
        <w:t>to</w:t>
      </w:r>
      <w:del w:id="578" w:author="Joe Hahn" w:date="2025-07-07T22:22:00Z" w16du:dateUtc="2025-07-08T03:22:00Z">
        <w:r w:rsidR="00C7037C" w:rsidDel="00025657">
          <w:rPr>
            <w:i w:val="0"/>
            <w:iCs w:val="0"/>
          </w:rPr>
          <w:delText xml:space="preserve"> </w:delText>
        </w:r>
      </w:del>
      <w:r w:rsidR="00A84F77">
        <w:rPr>
          <w:i w:val="0"/>
          <w:iCs w:val="0"/>
        </w:rPr>
        <w:t xml:space="preserve"> the</w:t>
      </w:r>
      <w:r w:rsidR="00C7037C">
        <w:t xml:space="preserve"> </w:t>
      </w:r>
      <w:proofErr w:type="spellStart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get_ai_</w:t>
      </w:r>
      <w:proofErr w:type="gramStart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response</w:t>
      </w:r>
      <w:proofErr w:type="spellEnd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(</w:t>
      </w:r>
      <w:proofErr w:type="gramEnd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)</w:t>
      </w:r>
      <w:r w:rsidR="00A84F77" w:rsidRPr="00A84F77">
        <w:rPr>
          <w:i w:val="0"/>
          <w:iCs w:val="0"/>
        </w:rPr>
        <w:t xml:space="preserve"> function </w:t>
      </w:r>
      <w:r w:rsidR="00C7037C">
        <w:rPr>
          <w:i w:val="0"/>
          <w:iCs w:val="0"/>
        </w:rPr>
        <w:t>shown</w:t>
      </w:r>
      <w:r w:rsidR="00A84F77" w:rsidRPr="00A84F77">
        <w:rPr>
          <w:i w:val="0"/>
          <w:iCs w:val="0"/>
        </w:rPr>
        <w:t xml:space="preserve"> in Figure 7.</w:t>
      </w:r>
    </w:p>
    <w:p w14:paraId="69E06EC8" w14:textId="77777777" w:rsidR="003967D6" w:rsidRPr="006A6BDE" w:rsidRDefault="003967D6" w:rsidP="003967D6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lastRenderedPageBreak/>
        <w:drawing>
          <wp:inline distT="0" distB="0" distL="0" distR="0" wp14:anchorId="3DCA0DD2" wp14:editId="56BF87E7">
            <wp:extent cx="5743074" cy="6148036"/>
            <wp:effectExtent l="0" t="0" r="0" b="0"/>
            <wp:docPr id="49740446" name="Picture 4974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446" name="Picture 497404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920" cy="62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070A" w14:textId="465C9FA8" w:rsidR="004E0E63" w:rsidRPr="00C7037C" w:rsidRDefault="003967D6" w:rsidP="00C7037C">
      <w:pPr>
        <w:pStyle w:val="Caption"/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</w:pPr>
      <w:r>
        <w:t xml:space="preserve">Figure </w:t>
      </w:r>
      <w:r w:rsidR="00F16347">
        <w:t>7</w:t>
      </w:r>
      <w:r>
        <w:t xml:space="preserve">. </w:t>
      </w:r>
      <w:r w:rsidR="00FE645B">
        <w:rPr>
          <w:i w:val="0"/>
          <w:iCs w:val="0"/>
        </w:rPr>
        <w:t>PL/SQL code snippet that A</w:t>
      </w:r>
      <w:r>
        <w:rPr>
          <w:i w:val="0"/>
          <w:iCs w:val="0"/>
        </w:rPr>
        <w:t xml:space="preserve">PEX </w:t>
      </w:r>
      <w:r w:rsidR="00FE645B">
        <w:rPr>
          <w:i w:val="0"/>
          <w:iCs w:val="0"/>
        </w:rPr>
        <w:t>uses</w:t>
      </w:r>
      <w:r w:rsidR="00C3748D">
        <w:rPr>
          <w:i w:val="0"/>
          <w:iCs w:val="0"/>
        </w:rPr>
        <w:t xml:space="preserve"> to </w:t>
      </w:r>
      <w:r w:rsidR="00FE645B">
        <w:rPr>
          <w:i w:val="0"/>
          <w:iCs w:val="0"/>
        </w:rPr>
        <w:t>gather user’s &lt;question&gt;</w:t>
      </w:r>
      <w:r w:rsidR="00862F5B">
        <w:rPr>
          <w:i w:val="0"/>
          <w:iCs w:val="0"/>
        </w:rPr>
        <w:t>,</w:t>
      </w:r>
      <w:r w:rsidR="00FE645B">
        <w:rPr>
          <w:i w:val="0"/>
          <w:iCs w:val="0"/>
        </w:rPr>
        <w:t xml:space="preserve"> </w:t>
      </w:r>
      <w:r w:rsidR="00862F5B">
        <w:rPr>
          <w:i w:val="0"/>
          <w:iCs w:val="0"/>
        </w:rPr>
        <w:t xml:space="preserve">represented by </w:t>
      </w:r>
      <w:proofErr w:type="spellStart"/>
      <w:r w:rsidR="00862F5B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p_prompt</w:t>
      </w:r>
      <w:proofErr w:type="spellEnd"/>
      <w:r w:rsidR="00862F5B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,</w:t>
      </w:r>
      <w:r w:rsidR="00862F5B">
        <w:rPr>
          <w:i w:val="0"/>
          <w:iCs w:val="0"/>
        </w:rPr>
        <w:t xml:space="preserve"> </w:t>
      </w:r>
      <w:r w:rsidR="00FE645B">
        <w:rPr>
          <w:i w:val="0"/>
          <w:iCs w:val="0"/>
        </w:rPr>
        <w:t xml:space="preserve">that </w:t>
      </w:r>
      <w:r w:rsidR="00862F5B">
        <w:rPr>
          <w:i w:val="0"/>
          <w:iCs w:val="0"/>
        </w:rPr>
        <w:t xml:space="preserve">is sent into the </w:t>
      </w:r>
      <w:r w:rsidR="00862F5B" w:rsidRPr="004E0E63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DBMS_CLOUD_</w:t>
      </w:r>
      <w:proofErr w:type="gramStart"/>
      <w:r w:rsidR="00862F5B" w:rsidRPr="004E0E63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AI.GENERATE()</w:t>
      </w:r>
      <w:r w:rsidR="00862F5B">
        <w:rPr>
          <w:i w:val="0"/>
          <w:iCs w:val="0"/>
        </w:rPr>
        <w:t>call</w:t>
      </w:r>
      <w:proofErr w:type="gramEnd"/>
      <w:r w:rsidR="00862F5B">
        <w:rPr>
          <w:i w:val="0"/>
          <w:iCs w:val="0"/>
        </w:rPr>
        <w:t xml:space="preserve"> </w:t>
      </w:r>
      <w:r w:rsidR="004E0E63">
        <w:rPr>
          <w:i w:val="0"/>
          <w:iCs w:val="0"/>
        </w:rPr>
        <w:t>that</w:t>
      </w:r>
      <w:r w:rsidR="00862F5B">
        <w:rPr>
          <w:i w:val="0"/>
          <w:iCs w:val="0"/>
        </w:rPr>
        <w:t xml:space="preserve"> </w:t>
      </w:r>
      <w:r w:rsidR="00C7037C">
        <w:rPr>
          <w:i w:val="0"/>
          <w:iCs w:val="0"/>
        </w:rPr>
        <w:t>executes</w:t>
      </w:r>
      <w:r w:rsidR="00FE645B">
        <w:rPr>
          <w:i w:val="0"/>
          <w:iCs w:val="0"/>
        </w:rPr>
        <w:t xml:space="preserve"> </w:t>
      </w:r>
      <w:r w:rsidR="00FE645B" w:rsidRPr="00FE645B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SELECT AI NARRATE</w:t>
      </w:r>
      <w:r w:rsidR="00C3748D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 xml:space="preserve"> </w:t>
      </w:r>
      <w:r w:rsidR="00862F5B">
        <w:rPr>
          <w:i w:val="0"/>
          <w:iCs w:val="0"/>
        </w:rPr>
        <w:t>&lt;quest</w:t>
      </w:r>
      <w:r w:rsidR="00C7037C">
        <w:rPr>
          <w:i w:val="0"/>
          <w:iCs w:val="0"/>
        </w:rPr>
        <w:t>ion</w:t>
      </w:r>
      <w:r w:rsidR="00862F5B">
        <w:rPr>
          <w:i w:val="0"/>
          <w:iCs w:val="0"/>
        </w:rPr>
        <w:t>&gt; in AD</w:t>
      </w:r>
      <w:ins w:id="579" w:author="Joe Hahn" w:date="2025-07-07T22:22:00Z" w16du:dateUtc="2025-07-08T03:22:00Z">
        <w:r w:rsidR="00025657">
          <w:rPr>
            <w:i w:val="0"/>
            <w:iCs w:val="0"/>
          </w:rPr>
          <w:t>B</w:t>
        </w:r>
      </w:ins>
      <w:del w:id="580" w:author="Joe Hahn" w:date="2025-07-07T22:22:00Z" w16du:dateUtc="2025-07-08T03:22:00Z">
        <w:r w:rsidR="00862F5B" w:rsidDel="00025657">
          <w:rPr>
            <w:i w:val="0"/>
            <w:iCs w:val="0"/>
          </w:rPr>
          <w:delText>W</w:delText>
        </w:r>
      </w:del>
      <w:r w:rsidR="00862F5B">
        <w:rPr>
          <w:i w:val="0"/>
          <w:iCs w:val="0"/>
        </w:rPr>
        <w:t>.</w:t>
      </w:r>
    </w:p>
    <w:p w14:paraId="78D40704" w14:textId="77777777" w:rsidR="004E0E63" w:rsidRDefault="004E0E63" w:rsidP="004E0E63"/>
    <w:p w14:paraId="791E1ECF" w14:textId="3DEEB97B" w:rsidR="004E0E63" w:rsidRDefault="004E0E63" w:rsidP="004E0E63">
      <w:r>
        <w:t xml:space="preserve">The user-facing side of APEX is </w:t>
      </w:r>
      <w:r w:rsidR="003869B2">
        <w:t>shown</w:t>
      </w:r>
      <w:r>
        <w:t xml:space="preserve"> in Figure 8, which displays Select</w:t>
      </w:r>
      <w:ins w:id="581" w:author="Joe Hahn" w:date="2025-07-07T22:36:00Z" w16du:dateUtc="2025-07-08T03:36:00Z">
        <w:r w:rsidR="00E070A4">
          <w:t xml:space="preserve"> </w:t>
        </w:r>
      </w:ins>
      <w:del w:id="582" w:author="Joe Hahn" w:date="2025-07-07T22:36:00Z" w16du:dateUtc="2025-07-08T03:36:00Z">
        <w:r w:rsidDel="00E070A4">
          <w:delText>-</w:delText>
        </w:r>
      </w:del>
      <w:r>
        <w:t>AI</w:t>
      </w:r>
      <w:ins w:id="583" w:author="Joe Hahn" w:date="2025-07-07T22:36:00Z" w16du:dateUtc="2025-07-08T03:36:00Z">
        <w:r w:rsidR="00E070A4">
          <w:t xml:space="preserve"> </w:t>
        </w:r>
      </w:ins>
      <w:del w:id="584" w:author="Joe Hahn" w:date="2025-07-07T22:36:00Z" w16du:dateUtc="2025-07-08T03:36:00Z">
        <w:r w:rsidDel="00E070A4">
          <w:delText>-</w:delText>
        </w:r>
      </w:del>
      <w:r>
        <w:t>RAG’s answer to</w:t>
      </w:r>
      <w:ins w:id="585" w:author="Joe Hahn" w:date="2025-07-08T11:33:00Z" w16du:dateUtc="2025-07-08T16:33:00Z">
        <w:r w:rsidR="004A66A3">
          <w:t xml:space="preserve"> a question about Dickens’ </w:t>
        </w:r>
        <w:r w:rsidR="004A66A3" w:rsidRPr="004A66A3">
          <w:rPr>
            <w:i/>
            <w:iCs/>
            <w:rPrChange w:id="586" w:author="Joe Hahn" w:date="2025-07-08T11:33:00Z" w16du:dateUtc="2025-07-08T16:33:00Z">
              <w:rPr/>
            </w:rPrChange>
          </w:rPr>
          <w:t>A Christmas Carol</w:t>
        </w:r>
        <w:r w:rsidR="004A66A3">
          <w:t>.</w:t>
        </w:r>
      </w:ins>
      <w:del w:id="587" w:author="Joe Hahn" w:date="2025-07-08T11:33:00Z" w16du:dateUtc="2025-07-08T16:33:00Z">
        <w:r w:rsidDel="004A66A3">
          <w:delText xml:space="preserve"> “What does Scrooge think about Christmas?”</w:delText>
        </w:r>
      </w:del>
    </w:p>
    <w:p w14:paraId="088D1B7E" w14:textId="77777777" w:rsidR="004E0E63" w:rsidRPr="004E0E63" w:rsidRDefault="004E0E63" w:rsidP="004E0E63">
      <w:pPr>
        <w:ind w:firstLine="720"/>
      </w:pPr>
    </w:p>
    <w:p w14:paraId="4966F23C" w14:textId="77777777" w:rsidR="008E47DE" w:rsidRPr="006A6BDE" w:rsidRDefault="008E47DE" w:rsidP="008E47D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lastRenderedPageBreak/>
        <w:drawing>
          <wp:inline distT="0" distB="0" distL="0" distR="0" wp14:anchorId="5F7F6744" wp14:editId="5EEA097A">
            <wp:extent cx="5663476" cy="4428031"/>
            <wp:effectExtent l="0" t="0" r="1270" b="4445"/>
            <wp:docPr id="873779835" name="Picture 87377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79835" name="Picture 8737798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76" cy="44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D3F3" w14:textId="667FE8EF" w:rsidR="0058270B" w:rsidRPr="00BA6AC5" w:rsidRDefault="008E47DE" w:rsidP="00BA6AC5">
      <w:pPr>
        <w:pStyle w:val="Caption"/>
        <w:rPr>
          <w:i w:val="0"/>
          <w:iCs w:val="0"/>
        </w:rPr>
      </w:pPr>
      <w:r>
        <w:t xml:space="preserve">Figure </w:t>
      </w:r>
      <w:r w:rsidR="00F16347">
        <w:t>8</w:t>
      </w:r>
      <w:r>
        <w:t xml:space="preserve">. </w:t>
      </w:r>
      <w:r>
        <w:rPr>
          <w:i w:val="0"/>
          <w:iCs w:val="0"/>
        </w:rPr>
        <w:t xml:space="preserve">APEX frontend </w:t>
      </w:r>
      <w:r w:rsidR="00051020">
        <w:rPr>
          <w:i w:val="0"/>
          <w:iCs w:val="0"/>
        </w:rPr>
        <w:t>showing</w:t>
      </w:r>
      <w:r>
        <w:rPr>
          <w:i w:val="0"/>
          <w:iCs w:val="0"/>
        </w:rPr>
        <w:t xml:space="preserve"> SELECT</w:t>
      </w:r>
      <w:ins w:id="588" w:author="Joe Hahn" w:date="2025-07-07T22:36:00Z" w16du:dateUtc="2025-07-08T03:36:00Z">
        <w:r w:rsidR="00E070A4">
          <w:rPr>
            <w:i w:val="0"/>
            <w:iCs w:val="0"/>
          </w:rPr>
          <w:t xml:space="preserve"> </w:t>
        </w:r>
      </w:ins>
      <w:del w:id="589" w:author="Joe Hahn" w:date="2025-07-07T22:36:00Z" w16du:dateUtc="2025-07-08T03:36:00Z">
        <w:r w:rsidDel="00E070A4">
          <w:rPr>
            <w:i w:val="0"/>
            <w:iCs w:val="0"/>
          </w:rPr>
          <w:delText>-</w:delText>
        </w:r>
      </w:del>
      <w:r>
        <w:rPr>
          <w:i w:val="0"/>
          <w:iCs w:val="0"/>
        </w:rPr>
        <w:t>AI</w:t>
      </w:r>
      <w:ins w:id="590" w:author="Joe Hahn" w:date="2025-07-07T22:36:00Z" w16du:dateUtc="2025-07-08T03:36:00Z">
        <w:r w:rsidR="00E070A4">
          <w:rPr>
            <w:i w:val="0"/>
            <w:iCs w:val="0"/>
          </w:rPr>
          <w:t xml:space="preserve"> </w:t>
        </w:r>
      </w:ins>
      <w:del w:id="591" w:author="Joe Hahn" w:date="2025-07-07T22:36:00Z" w16du:dateUtc="2025-07-08T03:36:00Z">
        <w:r w:rsidDel="00E070A4">
          <w:rPr>
            <w:i w:val="0"/>
            <w:iCs w:val="0"/>
          </w:rPr>
          <w:delText>-</w:delText>
        </w:r>
      </w:del>
      <w:r>
        <w:rPr>
          <w:i w:val="0"/>
          <w:iCs w:val="0"/>
        </w:rPr>
        <w:t xml:space="preserve">RAG’s answer to </w:t>
      </w:r>
      <w:del w:id="592" w:author="Joe Hahn" w:date="2025-07-08T11:33:00Z" w16du:dateUtc="2025-07-08T16:33:00Z">
        <w:r w:rsidR="00AA6225" w:rsidDel="004A66A3">
          <w:rPr>
            <w:i w:val="0"/>
            <w:iCs w:val="0"/>
          </w:rPr>
          <w:delText>a</w:delText>
        </w:r>
      </w:del>
      <w:del w:id="593" w:author="Joe Hahn" w:date="2025-07-08T11:34:00Z" w16du:dateUtc="2025-07-08T16:34:00Z">
        <w:r w:rsidR="00AA6225" w:rsidDel="004A66A3">
          <w:rPr>
            <w:i w:val="0"/>
            <w:iCs w:val="0"/>
          </w:rPr>
          <w:delText xml:space="preserve"> </w:delText>
        </w:r>
        <w:r w:rsidR="00AA6225" w:rsidRPr="00AA6225" w:rsidDel="004A66A3">
          <w:delText>C</w:delText>
        </w:r>
      </w:del>
      <w:ins w:id="594" w:author="Joe Hahn" w:date="2025-07-08T11:33:00Z" w16du:dateUtc="2025-07-08T16:33:00Z">
        <w:r w:rsidR="004A66A3">
          <w:t xml:space="preserve">A </w:t>
        </w:r>
      </w:ins>
      <w:ins w:id="595" w:author="Joe Hahn" w:date="2025-07-08T11:34:00Z" w16du:dateUtc="2025-07-08T16:34:00Z">
        <w:r w:rsidR="004A66A3">
          <w:t>C</w:t>
        </w:r>
      </w:ins>
      <w:r w:rsidR="00AA6225" w:rsidRPr="00AA6225">
        <w:t>hristmas Carol</w:t>
      </w:r>
      <w:r w:rsidR="00AA6225">
        <w:rPr>
          <w:i w:val="0"/>
          <w:iCs w:val="0"/>
        </w:rPr>
        <w:t xml:space="preserve"> question.</w:t>
      </w:r>
    </w:p>
    <w:p w14:paraId="67019CA0" w14:textId="7D29CBEB" w:rsidR="0058270B" w:rsidRPr="0095116F" w:rsidRDefault="00125B40" w:rsidP="0058270B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Main Findings</w:t>
      </w:r>
    </w:p>
    <w:p w14:paraId="6D991119" w14:textId="347FA23F" w:rsidR="00CC0165" w:rsidRDefault="00CC0165" w:rsidP="001B6536"/>
    <w:p w14:paraId="75DE34F9" w14:textId="019DA10F" w:rsidR="0058270B" w:rsidRDefault="003A5593" w:rsidP="001B6536">
      <w:r>
        <w:t>The</w:t>
      </w:r>
      <w:r w:rsidR="00472EF9">
        <w:t xml:space="preserve"> above </w:t>
      </w:r>
      <w:r>
        <w:t>show</w:t>
      </w:r>
      <w:r w:rsidR="004E0E63">
        <w:t>s</w:t>
      </w:r>
      <w:r>
        <w:t xml:space="preserve"> that </w:t>
      </w:r>
      <w:r w:rsidR="00BB1A89">
        <w:t>building a RAG pipeline upon a</w:t>
      </w:r>
      <w:r w:rsidR="00472EF9">
        <w:t xml:space="preserve"> </w:t>
      </w:r>
      <w:r w:rsidR="00BB1A89">
        <w:t>sea of unstructured</w:t>
      </w:r>
      <w:r w:rsidR="00472EF9">
        <w:t xml:space="preserve"> business</w:t>
      </w:r>
      <w:r w:rsidR="00BB1A89">
        <w:t xml:space="preserve"> documents </w:t>
      </w:r>
      <w:r>
        <w:t xml:space="preserve">is </w:t>
      </w:r>
      <w:commentRangeStart w:id="596"/>
      <w:r>
        <w:t xml:space="preserve">easy to setup and configure </w:t>
      </w:r>
      <w:r w:rsidR="00EB7563">
        <w:t>using AD</w:t>
      </w:r>
      <w:ins w:id="597" w:author="Joe Hahn" w:date="2025-07-07T22:22:00Z" w16du:dateUtc="2025-07-08T03:22:00Z">
        <w:r w:rsidR="00025657">
          <w:t>B</w:t>
        </w:r>
      </w:ins>
      <w:del w:id="598" w:author="Joe Hahn" w:date="2025-07-07T22:22:00Z" w16du:dateUtc="2025-07-08T03:22:00Z">
        <w:r w:rsidR="00EB7563" w:rsidDel="00025657">
          <w:delText>W</w:delText>
        </w:r>
      </w:del>
      <w:r w:rsidR="00EB7563">
        <w:t>’s Select</w:t>
      </w:r>
      <w:ins w:id="599" w:author="Joe Hahn" w:date="2025-07-07T22:36:00Z" w16du:dateUtc="2025-07-08T03:36:00Z">
        <w:r w:rsidR="00E070A4">
          <w:t xml:space="preserve"> </w:t>
        </w:r>
      </w:ins>
      <w:del w:id="600" w:author="Joe Hahn" w:date="2025-07-07T22:36:00Z" w16du:dateUtc="2025-07-08T03:36:00Z">
        <w:r w:rsidR="00EB7563" w:rsidDel="00E070A4">
          <w:delText>-</w:delText>
        </w:r>
      </w:del>
      <w:r w:rsidR="00EB7563">
        <w:t>AI</w:t>
      </w:r>
      <w:ins w:id="601" w:author="Joe Hahn" w:date="2025-07-07T22:36:00Z" w16du:dateUtc="2025-07-08T03:36:00Z">
        <w:r w:rsidR="00E070A4">
          <w:t xml:space="preserve"> </w:t>
        </w:r>
      </w:ins>
      <w:del w:id="602" w:author="Joe Hahn" w:date="2025-07-07T22:36:00Z" w16du:dateUtc="2025-07-08T03:36:00Z">
        <w:r w:rsidR="00EB7563" w:rsidDel="00E070A4">
          <w:delText>-</w:delText>
        </w:r>
      </w:del>
      <w:r w:rsidR="00EB7563">
        <w:t>RAG</w:t>
      </w:r>
      <w:commentRangeEnd w:id="596"/>
      <w:r w:rsidR="002F7BCD">
        <w:rPr>
          <w:rStyle w:val="CommentReference"/>
        </w:rPr>
        <w:commentReference w:id="596"/>
      </w:r>
      <w:ins w:id="603" w:author="Joe Hahn" w:date="2025-07-11T10:22:00Z" w16du:dateUtc="2025-07-11T14:22:00Z">
        <w:r w:rsidR="00BD5551">
          <w:t xml:space="preserve"> functionality</w:t>
        </w:r>
      </w:ins>
      <w:r w:rsidR="00BB1A89">
        <w:t xml:space="preserve">. </w:t>
      </w:r>
      <w:r w:rsidR="00EB7563">
        <w:t>And that doing such</w:t>
      </w:r>
      <w:r w:rsidR="00BB1A89">
        <w:t xml:space="preserve"> </w:t>
      </w:r>
      <w:r w:rsidR="00552C9A">
        <w:t>then</w:t>
      </w:r>
      <w:r w:rsidR="00EB7563">
        <w:t xml:space="preserve"> </w:t>
      </w:r>
      <w:r w:rsidR="00BB1A89">
        <w:t>make</w:t>
      </w:r>
      <w:r w:rsidR="00CE2F85">
        <w:t>s</w:t>
      </w:r>
      <w:r w:rsidR="00BB1A89">
        <w:t xml:space="preserve"> that knowledge base</w:t>
      </w:r>
      <w:r w:rsidR="00EB7563">
        <w:t xml:space="preserve"> </w:t>
      </w:r>
      <w:r w:rsidR="00110161">
        <w:t xml:space="preserve">query-able by </w:t>
      </w:r>
      <w:r w:rsidR="00BB1A89">
        <w:t>the</w:t>
      </w:r>
      <w:r w:rsidR="00110161">
        <w:t xml:space="preserve"> community of </w:t>
      </w:r>
      <w:r w:rsidR="00472EF9">
        <w:t>AD</w:t>
      </w:r>
      <w:ins w:id="604" w:author="Joe Hahn" w:date="2025-07-07T22:22:00Z" w16du:dateUtc="2025-07-08T03:22:00Z">
        <w:r w:rsidR="00025657">
          <w:t>B</w:t>
        </w:r>
      </w:ins>
      <w:del w:id="605" w:author="Joe Hahn" w:date="2025-07-07T22:22:00Z" w16du:dateUtc="2025-07-08T03:22:00Z">
        <w:r w:rsidR="00472EF9" w:rsidDel="00025657">
          <w:delText>W</w:delText>
        </w:r>
      </w:del>
      <w:r w:rsidR="00110161">
        <w:t xml:space="preserve"> users. </w:t>
      </w:r>
      <w:r w:rsidR="00BB1A89">
        <w:t xml:space="preserve">And that building a </w:t>
      </w:r>
      <w:r w:rsidR="00EB7563">
        <w:t>tailored</w:t>
      </w:r>
      <w:r w:rsidR="00BB1A89">
        <w:t xml:space="preserve"> application upon that </w:t>
      </w:r>
      <w:del w:id="606" w:author="Joe Hahn" w:date="2025-07-11T09:39:00Z" w16du:dateUtc="2025-07-11T13:39:00Z">
        <w:r w:rsidR="00EB7563" w:rsidDel="004F40B2">
          <w:delText xml:space="preserve">RAG </w:delText>
        </w:r>
      </w:del>
      <w:r w:rsidR="00BB1A89">
        <w:t xml:space="preserve">knowledge base is straightforward </w:t>
      </w:r>
      <w:r w:rsidR="00EB7563">
        <w:t>using the low-code APEX development tool</w:t>
      </w:r>
      <w:r w:rsidR="00BB1A89">
        <w:t>.</w:t>
      </w:r>
    </w:p>
    <w:p w14:paraId="7F49762A" w14:textId="77777777" w:rsidR="003A5593" w:rsidRDefault="003A5593" w:rsidP="001B6536"/>
    <w:p w14:paraId="6EAC429A" w14:textId="7D00456F" w:rsidR="001B6536" w:rsidRPr="0095116F" w:rsidRDefault="00C30F45" w:rsidP="001B6536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Suggested Next Steps</w:t>
      </w:r>
    </w:p>
    <w:p w14:paraId="11DFB0FA" w14:textId="77777777" w:rsidR="002F5F99" w:rsidRDefault="002F5F99" w:rsidP="002F5F99"/>
    <w:p w14:paraId="50D2B942" w14:textId="49327211" w:rsidR="003712D4" w:rsidRDefault="00472EF9" w:rsidP="002F5F99">
      <w:r>
        <w:t>R</w:t>
      </w:r>
      <w:r w:rsidR="00CE2F85">
        <w:t>ead</w:t>
      </w:r>
      <w:r>
        <w:t>ing</w:t>
      </w:r>
      <w:r w:rsidR="003712D4">
        <w:t xml:space="preserve"> this f</w:t>
      </w:r>
      <w:r w:rsidR="00CE2F85">
        <w:t xml:space="preserve">ar </w:t>
      </w:r>
      <w:del w:id="607" w:author="Joe Hahn" w:date="2025-07-11T10:24:00Z" w16du:dateUtc="2025-07-11T14:24:00Z">
        <w:r w:rsidR="00CE2F85" w:rsidDel="00BD5551">
          <w:delText>suggests</w:delText>
        </w:r>
        <w:r w:rsidR="003712D4" w:rsidDel="00BD5551">
          <w:delText xml:space="preserve"> </w:delText>
        </w:r>
      </w:del>
      <w:ins w:id="608" w:author="Joe Hahn" w:date="2025-07-11T10:24:00Z" w16du:dateUtc="2025-07-11T14:24:00Z">
        <w:r w:rsidR="00BD5551">
          <w:t>indicates</w:t>
        </w:r>
        <w:r w:rsidR="00BD5551">
          <w:t xml:space="preserve"> </w:t>
        </w:r>
      </w:ins>
      <w:r w:rsidR="00894837">
        <w:t>an</w:t>
      </w:r>
      <w:r w:rsidR="003712D4">
        <w:t xml:space="preserve"> interest in Select</w:t>
      </w:r>
      <w:ins w:id="609" w:author="Joe Hahn" w:date="2025-07-07T22:36:00Z" w16du:dateUtc="2025-07-08T03:36:00Z">
        <w:r w:rsidR="00E070A4">
          <w:t xml:space="preserve"> </w:t>
        </w:r>
      </w:ins>
      <w:del w:id="610" w:author="Joe Hahn" w:date="2025-07-07T22:36:00Z" w16du:dateUtc="2025-07-08T03:36:00Z">
        <w:r w:rsidR="003712D4" w:rsidDel="00E070A4">
          <w:delText>-</w:delText>
        </w:r>
      </w:del>
      <w:r w:rsidR="003712D4">
        <w:t>AI</w:t>
      </w:r>
      <w:ins w:id="611" w:author="Joe Hahn" w:date="2025-07-07T22:36:00Z" w16du:dateUtc="2025-07-08T03:36:00Z">
        <w:r w:rsidR="00E070A4">
          <w:t xml:space="preserve"> </w:t>
        </w:r>
      </w:ins>
      <w:del w:id="612" w:author="Joe Hahn" w:date="2025-07-07T22:36:00Z" w16du:dateUtc="2025-07-08T03:36:00Z">
        <w:r w:rsidR="003712D4" w:rsidDel="00E070A4">
          <w:delText>-</w:delText>
        </w:r>
      </w:del>
      <w:r w:rsidR="003712D4">
        <w:t xml:space="preserve">RAG </w:t>
      </w:r>
      <w:r>
        <w:t>for</w:t>
      </w:r>
      <w:r w:rsidR="003712D4">
        <w:t xml:space="preserve"> your Oracle database.</w:t>
      </w:r>
      <w:r w:rsidR="00110161">
        <w:t xml:space="preserve"> </w:t>
      </w:r>
      <w:r w:rsidR="009C080C">
        <w:t xml:space="preserve">So </w:t>
      </w:r>
      <w:r w:rsidR="00110161">
        <w:t xml:space="preserve">watch this </w:t>
      </w:r>
      <w:hyperlink r:id="rId33" w:history="1">
        <w:r w:rsidR="00110161" w:rsidRPr="00110161">
          <w:rPr>
            <w:rStyle w:val="Hyperlink"/>
          </w:rPr>
          <w:t>video</w:t>
        </w:r>
      </w:hyperlink>
      <w:r w:rsidR="00110161">
        <w:t xml:space="preserve"> walkthrough of this </w:t>
      </w:r>
      <w:r w:rsidR="00CE2F85">
        <w:t>experiment</w:t>
      </w:r>
      <w:r w:rsidR="00552C9A">
        <w:t xml:space="preserve"> and then</w:t>
      </w:r>
      <w:r w:rsidR="00CE2F85">
        <w:t xml:space="preserve"> rebuild </w:t>
      </w:r>
      <w:r w:rsidR="009C080C">
        <w:t>th</w:t>
      </w:r>
      <w:r w:rsidR="00552C9A">
        <w:t>at</w:t>
      </w:r>
      <w:r w:rsidR="009C080C">
        <w:t xml:space="preserve"> content</w:t>
      </w:r>
      <w:r w:rsidR="00CE2F85">
        <w:t xml:space="preserve"> in your OCI tenancy </w:t>
      </w:r>
      <w:r w:rsidR="00552C9A">
        <w:t>by following</w:t>
      </w:r>
      <w:r w:rsidR="00CE2F85">
        <w:t xml:space="preserve"> the instructions and codes </w:t>
      </w:r>
      <w:r w:rsidR="003869B2">
        <w:t xml:space="preserve">that are </w:t>
      </w:r>
      <w:r w:rsidR="009C080C">
        <w:t xml:space="preserve">archived </w:t>
      </w:r>
      <w:hyperlink r:id="rId34" w:history="1">
        <w:r w:rsidR="009C080C" w:rsidRPr="009C080C">
          <w:rPr>
            <w:rStyle w:val="Hyperlink"/>
          </w:rPr>
          <w:t>here</w:t>
        </w:r>
      </w:hyperlink>
      <w:r w:rsidR="009C080C">
        <w:t>.</w:t>
      </w:r>
    </w:p>
    <w:p w14:paraId="75E56B04" w14:textId="77777777" w:rsidR="002F2D64" w:rsidRDefault="002F2D64" w:rsidP="002F5F99"/>
    <w:p w14:paraId="373CB3F2" w14:textId="7FD76162" w:rsidR="003712D4" w:rsidRPr="0095116F" w:rsidRDefault="003712D4" w:rsidP="003712D4">
      <w:pPr>
        <w:rPr>
          <w:rFonts w:ascii="Calibri" w:hAnsi="Calibri" w:cs="Calibri"/>
          <w:i/>
          <w:iCs/>
          <w:sz w:val="26"/>
          <w:szCs w:val="26"/>
        </w:rPr>
      </w:pPr>
      <w:r w:rsidRPr="003712D4">
        <w:rPr>
          <w:rFonts w:ascii="Calibri" w:hAnsi="Calibri" w:cs="Calibri"/>
          <w:i/>
          <w:iCs/>
          <w:sz w:val="26"/>
          <w:szCs w:val="26"/>
        </w:rPr>
        <w:t>Additional information</w:t>
      </w:r>
    </w:p>
    <w:p w14:paraId="2A6C526B" w14:textId="77777777" w:rsidR="00994502" w:rsidRDefault="00994502" w:rsidP="00994502"/>
    <w:p w14:paraId="18A2AF2F" w14:textId="24DDA2D5" w:rsidR="00994502" w:rsidRDefault="00E41186" w:rsidP="00994502">
      <w:pPr>
        <w:pStyle w:val="ListParagraph"/>
        <w:numPr>
          <w:ilvl w:val="0"/>
          <w:numId w:val="4"/>
        </w:numPr>
      </w:pPr>
      <w:hyperlink r:id="rId35" w:history="1">
        <w:r>
          <w:rPr>
            <w:rStyle w:val="Hyperlink"/>
          </w:rPr>
          <w:t>Retrieval Augmented Generation (RAG)</w:t>
        </w:r>
      </w:hyperlink>
    </w:p>
    <w:p w14:paraId="7012B5DE" w14:textId="55747E01" w:rsidR="008E47DE" w:rsidRDefault="00E26294" w:rsidP="00994502">
      <w:pPr>
        <w:pStyle w:val="ListParagraph"/>
        <w:numPr>
          <w:ilvl w:val="0"/>
          <w:numId w:val="4"/>
        </w:numPr>
      </w:pPr>
      <w:r>
        <w:fldChar w:fldCharType="begin"/>
      </w:r>
      <w:ins w:id="613" w:author="Joe Hahn" w:date="2025-07-08T11:37:00Z" w16du:dateUtc="2025-07-08T16:37:00Z">
        <w:r w:rsidR="004A66A3">
          <w:instrText>HYPERLINK "https://www.oracle.com/autonomous-database/"</w:instrText>
        </w:r>
      </w:ins>
      <w:del w:id="614" w:author="Joe Hahn" w:date="2025-07-08T11:37:00Z" w16du:dateUtc="2025-07-08T16:37:00Z">
        <w:r w:rsidDel="004A66A3">
          <w:delInstrText>HYPERLINK "https://www.oracle.com/autonomous-database/autonomous-data-warehouse/"</w:delInstrText>
        </w:r>
      </w:del>
      <w:r>
        <w:fldChar w:fldCharType="separate"/>
      </w:r>
      <w:del w:id="615" w:author="Joe Hahn" w:date="2025-07-08T11:37:00Z" w16du:dateUtc="2025-07-08T16:37:00Z">
        <w:r w:rsidRPr="00E26294" w:rsidDel="004A66A3">
          <w:rPr>
            <w:rStyle w:val="Hyperlink"/>
          </w:rPr>
          <w:delText>Autonomous Data Warehouse</w:delText>
        </w:r>
      </w:del>
      <w:ins w:id="616" w:author="Joe Hahn" w:date="2025-07-08T11:37:00Z" w16du:dateUtc="2025-07-08T16:37:00Z">
        <w:r w:rsidR="004A66A3">
          <w:rPr>
            <w:rStyle w:val="Hyperlink"/>
          </w:rPr>
          <w:t>Autonomous Database</w:t>
        </w:r>
      </w:ins>
      <w:r>
        <w:fldChar w:fldCharType="end"/>
      </w:r>
    </w:p>
    <w:p w14:paraId="5DF105DE" w14:textId="38418555" w:rsidR="00E26294" w:rsidRDefault="00E26294" w:rsidP="000C44F7">
      <w:pPr>
        <w:pStyle w:val="ListParagraph"/>
        <w:numPr>
          <w:ilvl w:val="0"/>
          <w:numId w:val="4"/>
        </w:numPr>
      </w:pPr>
      <w:hyperlink r:id="rId36" w:history="1">
        <w:r>
          <w:rPr>
            <w:rStyle w:val="Hyperlink"/>
          </w:rPr>
          <w:t>APEX</w:t>
        </w:r>
      </w:hyperlink>
    </w:p>
    <w:p w14:paraId="472FD5AF" w14:textId="190608B2" w:rsidR="00464079" w:rsidRDefault="00464079" w:rsidP="000C44F7">
      <w:pPr>
        <w:pStyle w:val="ListParagraph"/>
        <w:numPr>
          <w:ilvl w:val="0"/>
          <w:numId w:val="4"/>
        </w:numPr>
        <w:rPr>
          <w:ins w:id="617" w:author="Joe Hahn" w:date="2025-07-08T11:38:00Z" w16du:dateUtc="2025-07-08T16:38:00Z"/>
        </w:rPr>
      </w:pPr>
      <w:hyperlink r:id="rId37" w:history="1">
        <w:r>
          <w:rPr>
            <w:rStyle w:val="Hyperlink"/>
          </w:rPr>
          <w:t>OCI Object Storage bucket</w:t>
        </w:r>
      </w:hyperlink>
    </w:p>
    <w:p w14:paraId="56F7ED6A" w14:textId="1006CE28" w:rsidR="004A66A3" w:rsidRDefault="004A66A3" w:rsidP="004A66A3">
      <w:pPr>
        <w:pStyle w:val="ListParagraph"/>
        <w:numPr>
          <w:ilvl w:val="0"/>
          <w:numId w:val="4"/>
        </w:numPr>
      </w:pPr>
      <w:ins w:id="618" w:author="Joe Hahn" w:date="2025-07-08T11:38:00Z" w16du:dateUtc="2025-07-08T16:38:00Z">
        <w:r>
          <w:fldChar w:fldCharType="begin"/>
        </w:r>
        <w:r>
          <w:instrText>HYPERLINK "https://docs.oracle.com/en-us/iaas/Content/generative-ai/overview.htm"</w:instrText>
        </w:r>
        <w:r>
          <w:fldChar w:fldCharType="separate"/>
        </w:r>
        <w:r>
          <w:rPr>
            <w:rStyle w:val="Hyperlink"/>
          </w:rPr>
          <w:t>OCI GenAI service</w:t>
        </w:r>
        <w:r>
          <w:fldChar w:fldCharType="end"/>
        </w:r>
      </w:ins>
    </w:p>
    <w:p w14:paraId="73A78F39" w14:textId="02B9DC40" w:rsidR="000C44F7" w:rsidRDefault="000C44F7" w:rsidP="00994502">
      <w:pPr>
        <w:pStyle w:val="ListParagraph"/>
        <w:numPr>
          <w:ilvl w:val="0"/>
          <w:numId w:val="4"/>
        </w:numPr>
      </w:pPr>
      <w:hyperlink r:id="rId38" w:history="1">
        <w:r w:rsidRPr="000C44F7">
          <w:rPr>
            <w:rStyle w:val="Hyperlink"/>
          </w:rPr>
          <w:t>embedding model</w:t>
        </w:r>
      </w:hyperlink>
    </w:p>
    <w:p w14:paraId="1F63EFE0" w14:textId="77777777" w:rsidR="000C44F7" w:rsidRDefault="000C44F7" w:rsidP="000C44F7">
      <w:pPr>
        <w:pStyle w:val="ListParagraph"/>
        <w:numPr>
          <w:ilvl w:val="0"/>
          <w:numId w:val="4"/>
        </w:numPr>
      </w:pPr>
      <w:hyperlink r:id="rId39" w:history="1">
        <w:r>
          <w:rPr>
            <w:rStyle w:val="Hyperlink"/>
          </w:rPr>
          <w:t>Large Language Model (LLM)</w:t>
        </w:r>
      </w:hyperlink>
    </w:p>
    <w:p w14:paraId="25189592" w14:textId="6972F0BB" w:rsidR="000C44F7" w:rsidRDefault="008213B5" w:rsidP="00994502">
      <w:pPr>
        <w:pStyle w:val="ListParagraph"/>
        <w:numPr>
          <w:ilvl w:val="0"/>
          <w:numId w:val="4"/>
        </w:numPr>
      </w:pPr>
      <w:hyperlink r:id="rId40" w:history="1">
        <w:r w:rsidRPr="008213B5">
          <w:rPr>
            <w:rStyle w:val="Hyperlink"/>
          </w:rPr>
          <w:t>GPU</w:t>
        </w:r>
      </w:hyperlink>
    </w:p>
    <w:p w14:paraId="42AB3829" w14:textId="572E8CED" w:rsidR="008213B5" w:rsidRDefault="008213B5" w:rsidP="00994502">
      <w:pPr>
        <w:pStyle w:val="ListParagraph"/>
        <w:numPr>
          <w:ilvl w:val="0"/>
          <w:numId w:val="4"/>
        </w:numPr>
      </w:pPr>
      <w:hyperlink r:id="rId41" w:history="1">
        <w:r>
          <w:rPr>
            <w:rStyle w:val="Hyperlink"/>
          </w:rPr>
          <w:t>Project Gutenberg</w:t>
        </w:r>
      </w:hyperlink>
    </w:p>
    <w:p w14:paraId="71415DC9" w14:textId="438286A4" w:rsidR="008213B5" w:rsidRDefault="00464079" w:rsidP="00994502">
      <w:pPr>
        <w:pStyle w:val="ListParagraph"/>
        <w:numPr>
          <w:ilvl w:val="0"/>
          <w:numId w:val="4"/>
        </w:numPr>
      </w:pPr>
      <w:r>
        <w:fldChar w:fldCharType="begin"/>
      </w:r>
      <w:ins w:id="619" w:author="Joe Hahn" w:date="2025-07-07T22:36:00Z" w16du:dateUtc="2025-07-08T03:36:00Z">
        <w:r w:rsidR="00E070A4">
          <w:instrText>HYPERLINK "https://blogs.oracle.com/database/post/announcing-select-ai-with-rag-on-adb"</w:instrText>
        </w:r>
      </w:ins>
      <w:del w:id="620" w:author="Joe Hahn" w:date="2025-07-07T22:36:00Z" w16du:dateUtc="2025-07-08T03:36:00Z">
        <w:r w:rsidDel="00E070A4">
          <w:delInstrText>HYPERLINK "https://blogs.oracle.com/database/post/announcing-select-ai-with-rag-on-adb"</w:delInstrText>
        </w:r>
      </w:del>
      <w:r>
        <w:fldChar w:fldCharType="separate"/>
      </w:r>
      <w:del w:id="621" w:author="Joe Hahn" w:date="2025-07-07T22:36:00Z" w16du:dateUtc="2025-07-08T03:36:00Z">
        <w:r w:rsidRPr="00464079" w:rsidDel="00E070A4">
          <w:rPr>
            <w:rStyle w:val="Hyperlink"/>
          </w:rPr>
          <w:delText>Select-AI-RAG</w:delText>
        </w:r>
      </w:del>
      <w:ins w:id="622" w:author="Joe Hahn" w:date="2025-07-07T22:36:00Z" w16du:dateUtc="2025-07-08T03:36:00Z">
        <w:r w:rsidR="00E070A4">
          <w:rPr>
            <w:rStyle w:val="Hyperlink"/>
          </w:rPr>
          <w:t>Select AI RAG</w:t>
        </w:r>
      </w:ins>
      <w:r>
        <w:fldChar w:fldCharType="end"/>
      </w:r>
    </w:p>
    <w:p w14:paraId="6F668588" w14:textId="04819965" w:rsidR="00464079" w:rsidRDefault="00464079" w:rsidP="00994502">
      <w:pPr>
        <w:pStyle w:val="ListParagraph"/>
        <w:numPr>
          <w:ilvl w:val="0"/>
          <w:numId w:val="4"/>
        </w:numPr>
      </w:pPr>
      <w:hyperlink r:id="rId42" w:history="1">
        <w:r>
          <w:rPr>
            <w:rStyle w:val="Hyperlink"/>
          </w:rPr>
          <w:t>Oracle Machine Learning (OML) notebook</w:t>
        </w:r>
      </w:hyperlink>
    </w:p>
    <w:p w14:paraId="299C027F" w14:textId="3E011AB3" w:rsidR="00AA3ED8" w:rsidRDefault="00464079" w:rsidP="00476ED0">
      <w:pPr>
        <w:pStyle w:val="ListParagraph"/>
        <w:numPr>
          <w:ilvl w:val="0"/>
          <w:numId w:val="4"/>
        </w:numPr>
      </w:pPr>
      <w:hyperlink r:id="rId43" w:history="1">
        <w:r w:rsidRPr="00464079">
          <w:rPr>
            <w:rStyle w:val="Hyperlink"/>
          </w:rPr>
          <w:t>OCI cloud shell</w:t>
        </w:r>
      </w:hyperlink>
    </w:p>
    <w:p w14:paraId="1405B579" w14:textId="01A7DC53" w:rsidR="00476ED0" w:rsidRDefault="00476ED0" w:rsidP="00DA191E">
      <w:pPr>
        <w:pStyle w:val="ListParagraph"/>
        <w:numPr>
          <w:ilvl w:val="0"/>
          <w:numId w:val="4"/>
        </w:numPr>
        <w:rPr>
          <w:ins w:id="623" w:author="Joe Hahn" w:date="2025-07-10T20:20:00Z" w16du:dateUtc="2025-07-11T00:20:00Z"/>
        </w:rPr>
      </w:pPr>
      <w:hyperlink r:id="rId44" w:anchor="ADBSB-GUID-000CBBD4-202B-4E9B-9FC2-B9F2FF20F246" w:history="1">
        <w:r w:rsidRPr="00476ED0">
          <w:rPr>
            <w:rStyle w:val="Hyperlink"/>
          </w:rPr>
          <w:t>DBMS_CLOUD_AI Package</w:t>
        </w:r>
      </w:hyperlink>
    </w:p>
    <w:p w14:paraId="30C010D0" w14:textId="190FE800" w:rsidR="0011629F" w:rsidRDefault="0011629F" w:rsidP="00DA191E">
      <w:pPr>
        <w:pStyle w:val="ListParagraph"/>
        <w:numPr>
          <w:ilvl w:val="0"/>
          <w:numId w:val="4"/>
        </w:numPr>
      </w:pPr>
      <w:ins w:id="624" w:author="Joe Hahn" w:date="2025-07-10T20:21:00Z" w16du:dateUtc="2025-07-11T00:21:00Z">
        <w:r>
          <w:fldChar w:fldCharType="begin"/>
        </w:r>
        <w:r>
          <w:instrText>HYPERLINK "https://docs.oracle.com/en/database/oracle/machine-learning/oml4py/2-23ai/mlpug/onnx.html"</w:instrText>
        </w:r>
        <w:r>
          <w:fldChar w:fldCharType="separate"/>
        </w:r>
        <w:r w:rsidRPr="0011629F">
          <w:rPr>
            <w:rStyle w:val="Hyperlink"/>
          </w:rPr>
          <w:t>import ONNX model into ADB</w:t>
        </w:r>
        <w:r>
          <w:fldChar w:fldCharType="end"/>
        </w:r>
      </w:ins>
    </w:p>
    <w:p w14:paraId="169E2128" w14:textId="072E114A" w:rsidR="00DA191E" w:rsidDel="004A66A3" w:rsidRDefault="00DA191E" w:rsidP="00476ED0">
      <w:pPr>
        <w:pStyle w:val="ListParagraph"/>
        <w:numPr>
          <w:ilvl w:val="0"/>
          <w:numId w:val="4"/>
        </w:numPr>
        <w:rPr>
          <w:del w:id="625" w:author="Joe Hahn" w:date="2025-07-08T11:38:00Z" w16du:dateUtc="2025-07-08T16:38:00Z"/>
        </w:rPr>
      </w:pPr>
      <w:hyperlink r:id="rId45" w:history="1">
        <w:r>
          <w:rPr>
            <w:rStyle w:val="Hyperlink"/>
          </w:rPr>
          <w:t>vector search in Oracle database</w:t>
        </w:r>
      </w:hyperlink>
    </w:p>
    <w:p w14:paraId="522DD6AB" w14:textId="49F5A824" w:rsidR="00DA191E" w:rsidRDefault="007D0399" w:rsidP="004A66A3">
      <w:pPr>
        <w:pStyle w:val="ListParagraph"/>
        <w:numPr>
          <w:ilvl w:val="0"/>
          <w:numId w:val="4"/>
        </w:numPr>
      </w:pPr>
      <w:del w:id="626" w:author="Joe Hahn" w:date="2025-07-08T11:38:00Z" w16du:dateUtc="2025-07-08T16:38:00Z">
        <w:r w:rsidDel="004A66A3">
          <w:fldChar w:fldCharType="begin"/>
        </w:r>
        <w:r w:rsidDel="004A66A3">
          <w:delInstrText>HYPERLINK "https://docs.oracle.com/en-us/iaas/Content/generative-ai/overview.htm"</w:delInstrText>
        </w:r>
        <w:r w:rsidDel="004A66A3">
          <w:fldChar w:fldCharType="separate"/>
        </w:r>
        <w:r w:rsidDel="004A66A3">
          <w:rPr>
            <w:rStyle w:val="Hyperlink"/>
          </w:rPr>
          <w:delText>OCI GenAI service</w:delText>
        </w:r>
        <w:r w:rsidDel="004A66A3">
          <w:fldChar w:fldCharType="end"/>
        </w:r>
      </w:del>
    </w:p>
    <w:sectPr w:rsidR="00DA191E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9" w:author="Mark Hornick" w:date="2025-07-04T13:47:00Z" w:initials="MH">
    <w:p w14:paraId="29CF801A" w14:textId="77777777" w:rsidR="006B1656" w:rsidRDefault="006B1656" w:rsidP="006902C2">
      <w:pPr>
        <w:pStyle w:val="CommentText"/>
      </w:pPr>
      <w:r>
        <w:rPr>
          <w:rStyle w:val="CommentReference"/>
        </w:rPr>
        <w:annotationRef/>
      </w:r>
      <w:r>
        <w:t xml:space="preserve">RAG is about retrieving relevant information to allow the LLM to generate more accurate responses. It's not about extracting desired facts. </w:t>
      </w:r>
    </w:p>
  </w:comment>
  <w:comment w:id="30" w:author="Mark Hornick" w:date="2025-07-04T13:47:00Z" w:initials="MH">
    <w:p w14:paraId="46619438" w14:textId="77777777" w:rsidR="006B1656" w:rsidRDefault="006B1656" w:rsidP="008A278C">
      <w:pPr>
        <w:pStyle w:val="CommentText"/>
      </w:pPr>
      <w:r>
        <w:rPr>
          <w:rStyle w:val="CommentReference"/>
        </w:rPr>
        <w:annotationRef/>
      </w:r>
      <w:r>
        <w:t>The opening paragraph needs revision.</w:t>
      </w:r>
    </w:p>
  </w:comment>
  <w:comment w:id="49" w:author="Mark Hornick" w:date="2025-07-04T13:49:00Z" w:initials="MH">
    <w:p w14:paraId="5645F244" w14:textId="77777777" w:rsidR="006B1656" w:rsidRDefault="006B1656" w:rsidP="00FD6BCE">
      <w:pPr>
        <w:pStyle w:val="CommentText"/>
      </w:pPr>
      <w:r>
        <w:rPr>
          <w:rStyle w:val="CommentReference"/>
        </w:rPr>
        <w:annotationRef/>
      </w:r>
      <w:r>
        <w:t>RAG uses a vectorized knowledgebase. Seems odd to call it a RAG knowledgebase.</w:t>
      </w:r>
    </w:p>
  </w:comment>
  <w:comment w:id="136" w:author="Mark Hornick" w:date="2025-07-04T13:51:00Z" w:initials="MH">
    <w:p w14:paraId="0B7AE4EF" w14:textId="77777777" w:rsidR="006B1656" w:rsidRDefault="006B1656" w:rsidP="00265C8B">
      <w:pPr>
        <w:pStyle w:val="CommentText"/>
      </w:pPr>
      <w:r>
        <w:rPr>
          <w:rStyle w:val="CommentReference"/>
        </w:rPr>
        <w:annotationRef/>
      </w:r>
      <w:r>
        <w:t>represents</w:t>
      </w:r>
    </w:p>
  </w:comment>
  <w:comment w:id="163" w:author="Mark Hornick" w:date="2025-07-04T13:53:00Z" w:initials="MH">
    <w:p w14:paraId="6C0C94BD" w14:textId="77777777" w:rsidR="00A93F61" w:rsidRDefault="006B1656">
      <w:pPr>
        <w:pStyle w:val="CommentText"/>
      </w:pPr>
      <w:r>
        <w:rPr>
          <w:rStyle w:val="CommentReference"/>
        </w:rPr>
        <w:annotationRef/>
      </w:r>
      <w:r w:rsidR="00A93F61">
        <w:t xml:space="preserve">Select AI should be mentioned from the start. It's highlighted below, but this doesn't set reader's expectations well. </w:t>
      </w:r>
    </w:p>
    <w:p w14:paraId="7790C124" w14:textId="77777777" w:rsidR="00A93F61" w:rsidRDefault="00A93F61" w:rsidP="00043A45">
      <w:pPr>
        <w:pStyle w:val="CommentText"/>
      </w:pPr>
      <w:r>
        <w:t xml:space="preserve">If you're trying to introduce RAG itself, do so generically (although these days that's not needed!). </w:t>
      </w:r>
    </w:p>
  </w:comment>
  <w:comment w:id="164" w:author="Mark Hornick" w:date="2025-07-04T13:57:00Z" w:initials="MH">
    <w:p w14:paraId="279DBFBB" w14:textId="21E94301" w:rsidR="00A93F61" w:rsidRDefault="00A93F61" w:rsidP="00DB6C93">
      <w:pPr>
        <w:pStyle w:val="CommentText"/>
      </w:pPr>
      <w:r>
        <w:rPr>
          <w:rStyle w:val="CommentReference"/>
        </w:rPr>
        <w:annotationRef/>
      </w:r>
      <w:r>
        <w:t>Where is OML discussed?</w:t>
      </w:r>
    </w:p>
  </w:comment>
  <w:comment w:id="179" w:author="Mark Hornick" w:date="2025-07-04T13:53:00Z" w:initials="MH">
    <w:p w14:paraId="72C8ECA4" w14:textId="5876FB07" w:rsidR="006B1656" w:rsidRDefault="006B1656" w:rsidP="00F63812">
      <w:pPr>
        <w:pStyle w:val="CommentText"/>
      </w:pPr>
      <w:r>
        <w:rPr>
          <w:rStyle w:val="CommentReference"/>
        </w:rPr>
        <w:annotationRef/>
      </w:r>
      <w:r>
        <w:t>Prompt?</w:t>
      </w:r>
    </w:p>
  </w:comment>
  <w:comment w:id="207" w:author="Mark Hornick" w:date="2025-07-04T14:17:00Z" w:initials="MH">
    <w:p w14:paraId="35E27F13" w14:textId="77777777" w:rsidR="00B14C29" w:rsidRDefault="00B14C29">
      <w:pPr>
        <w:pStyle w:val="CommentText"/>
      </w:pPr>
      <w:r>
        <w:rPr>
          <w:rStyle w:val="CommentReference"/>
        </w:rPr>
        <w:annotationRef/>
      </w:r>
      <w:r>
        <w:t xml:space="preserve">The figure needs to include a box for Select AI. </w:t>
      </w:r>
    </w:p>
    <w:p w14:paraId="4D31D97D" w14:textId="77777777" w:rsidR="00B14C29" w:rsidRDefault="00B14C29">
      <w:pPr>
        <w:pStyle w:val="CommentText"/>
      </w:pPr>
    </w:p>
    <w:p w14:paraId="7596955C" w14:textId="77777777" w:rsidR="00B14C29" w:rsidRDefault="00B14C29" w:rsidP="00322290">
      <w:pPr>
        <w:pStyle w:val="CommentText"/>
      </w:pPr>
      <w:r>
        <w:t xml:space="preserve">I'd also generalize ADW to ADB, since this could apply elsewhere. </w:t>
      </w:r>
    </w:p>
  </w:comment>
  <w:comment w:id="215" w:author="Mark Hornick" w:date="2025-07-04T14:00:00Z" w:initials="MH">
    <w:p w14:paraId="23FDEF37" w14:textId="75455395" w:rsidR="00A93F61" w:rsidRDefault="00A93F61" w:rsidP="001E441D">
      <w:pPr>
        <w:pStyle w:val="CommentText"/>
      </w:pPr>
      <w:r>
        <w:rPr>
          <w:rStyle w:val="CommentReference"/>
        </w:rPr>
        <w:annotationRef/>
      </w:r>
      <w:r>
        <w:t xml:space="preserve">This is NOT hyphenated. </w:t>
      </w:r>
    </w:p>
  </w:comment>
  <w:comment w:id="222" w:author="Mark Hornick" w:date="2025-07-04T13:58:00Z" w:initials="MH">
    <w:p w14:paraId="241C2285" w14:textId="0933347C" w:rsidR="00A93F61" w:rsidRDefault="00A93F61">
      <w:pPr>
        <w:pStyle w:val="CommentText"/>
      </w:pPr>
      <w:r>
        <w:rPr>
          <w:rStyle w:val="CommentReference"/>
        </w:rPr>
        <w:annotationRef/>
      </w:r>
      <w:r>
        <w:t xml:space="preserve">This is NOT hyphenated. </w:t>
      </w:r>
    </w:p>
    <w:p w14:paraId="6665200E" w14:textId="77777777" w:rsidR="00A93F61" w:rsidRDefault="00A93F61">
      <w:pPr>
        <w:pStyle w:val="CommentText"/>
      </w:pPr>
    </w:p>
    <w:p w14:paraId="4C4B4EE7" w14:textId="77777777" w:rsidR="00A93F61" w:rsidRDefault="00A93F61" w:rsidP="00AD122D">
      <w:pPr>
        <w:pStyle w:val="CommentText"/>
      </w:pPr>
      <w:r>
        <w:t xml:space="preserve">Simply state "Select AI's RAG capability" or "Select AI with RAG". </w:t>
      </w:r>
    </w:p>
  </w:comment>
  <w:comment w:id="223" w:author="Mark Hornick" w:date="2025-07-04T14:02:00Z" w:initials="MH">
    <w:p w14:paraId="6568C064" w14:textId="77777777" w:rsidR="00A93F61" w:rsidRDefault="00A93F61">
      <w:pPr>
        <w:pStyle w:val="CommentText"/>
      </w:pPr>
      <w:r>
        <w:rPr>
          <w:rStyle w:val="CommentReference"/>
        </w:rPr>
        <w:annotationRef/>
      </w:r>
      <w:r>
        <w:t xml:space="preserve">Worth nothing here, but any interface could be used. </w:t>
      </w:r>
    </w:p>
    <w:p w14:paraId="0BCD4206" w14:textId="77777777" w:rsidR="00A93F61" w:rsidRDefault="00A93F61" w:rsidP="00C959CC">
      <w:pPr>
        <w:pStyle w:val="CommentText"/>
      </w:pPr>
      <w:r>
        <w:t xml:space="preserve">You could highlight using an ONNX-format transformer using the in-database ONNX Runtime. That's what I was expecting to hear about. </w:t>
      </w:r>
    </w:p>
  </w:comment>
  <w:comment w:id="227" w:author="Mark Hornick" w:date="2025-07-04T14:02:00Z" w:initials="MH">
    <w:p w14:paraId="03F5F920" w14:textId="77777777" w:rsidR="00A93F61" w:rsidRDefault="00A93F61" w:rsidP="00C83506">
      <w:pPr>
        <w:pStyle w:val="CommentText"/>
      </w:pPr>
      <w:r>
        <w:rPr>
          <w:rStyle w:val="CommentReference"/>
        </w:rPr>
        <w:annotationRef/>
      </w:r>
      <w:r>
        <w:t xml:space="preserve">What about run notebooks on a recurring schedule and notebook versioning? </w:t>
      </w:r>
    </w:p>
  </w:comment>
  <w:comment w:id="236" w:author="Mark Hornick" w:date="2025-07-04T14:03:00Z" w:initials="MH">
    <w:p w14:paraId="018468B7" w14:textId="77777777" w:rsidR="00A93F61" w:rsidRDefault="00A93F61" w:rsidP="006F5266">
      <w:pPr>
        <w:pStyle w:val="CommentText"/>
      </w:pPr>
      <w:r>
        <w:rPr>
          <w:rStyle w:val="CommentReference"/>
        </w:rPr>
        <w:annotationRef/>
      </w:r>
      <w:r>
        <w:t xml:space="preserve">We're using SELECT_AI_USER in other places. You may want to adopt that. </w:t>
      </w:r>
    </w:p>
  </w:comment>
  <w:comment w:id="284" w:author="Mark Hornick" w:date="2025-07-04T14:04:00Z" w:initials="MH">
    <w:p w14:paraId="5EBE6C07" w14:textId="77777777" w:rsidR="00A93F61" w:rsidRDefault="00A93F61" w:rsidP="002B5586">
      <w:pPr>
        <w:pStyle w:val="CommentText"/>
      </w:pPr>
      <w:r>
        <w:rPr>
          <w:rStyle w:val="CommentReference"/>
        </w:rPr>
        <w:annotationRef/>
      </w:r>
      <w:r>
        <w:t>No hyphens</w:t>
      </w:r>
    </w:p>
  </w:comment>
  <w:comment w:id="301" w:author="Mark Hornick" w:date="2025-07-04T14:05:00Z" w:initials="MH">
    <w:p w14:paraId="2FA993EC" w14:textId="77777777" w:rsidR="00A93F61" w:rsidRDefault="00A93F61" w:rsidP="00681C37">
      <w:pPr>
        <w:pStyle w:val="CommentText"/>
      </w:pPr>
      <w:r>
        <w:rPr>
          <w:rStyle w:val="CommentReference"/>
        </w:rPr>
        <w:annotationRef/>
      </w:r>
      <w:r>
        <w:t xml:space="preserve">It tells Select AI, since that's the component via the DBMS_CLOUD_AI package. ADW is two levels up...too generic. </w:t>
      </w:r>
    </w:p>
  </w:comment>
  <w:comment w:id="309" w:author="Mark Hornick" w:date="2025-07-04T14:07:00Z" w:initials="MH">
    <w:p w14:paraId="3CC4F1C2" w14:textId="77777777" w:rsidR="002F7BCD" w:rsidRDefault="002F7BCD" w:rsidP="00701711">
      <w:pPr>
        <w:pStyle w:val="CommentText"/>
      </w:pPr>
      <w:r>
        <w:rPr>
          <w:rStyle w:val="CommentReference"/>
        </w:rPr>
        <w:annotationRef/>
      </w:r>
      <w:r>
        <w:t xml:space="preserve">Not quite. You're not embedding the knowledgebase. You're creating vectors for each chunk of the documents in the knowledgebase. </w:t>
      </w:r>
    </w:p>
  </w:comment>
  <w:comment w:id="341" w:author="Mark Hornick" w:date="2025-07-04T14:08:00Z" w:initials="MH">
    <w:p w14:paraId="5DAEDCC5" w14:textId="77777777" w:rsidR="002F7BCD" w:rsidRDefault="002F7BCD" w:rsidP="006E332A">
      <w:pPr>
        <w:pStyle w:val="CommentText"/>
      </w:pPr>
      <w:r>
        <w:rPr>
          <w:rStyle w:val="CommentReference"/>
        </w:rPr>
        <w:annotationRef/>
      </w:r>
      <w:r>
        <w:t>These elements are called "dimensions"</w:t>
      </w:r>
    </w:p>
  </w:comment>
  <w:comment w:id="359" w:author="Mark Hornick" w:date="2025-07-04T14:08:00Z" w:initials="MH">
    <w:p w14:paraId="5B3A804E" w14:textId="77777777" w:rsidR="002F7BCD" w:rsidRDefault="002F7BCD" w:rsidP="00C90C3A">
      <w:pPr>
        <w:pStyle w:val="CommentText"/>
      </w:pPr>
      <w:r>
        <w:rPr>
          <w:rStyle w:val="CommentReference"/>
        </w:rPr>
        <w:annotationRef/>
      </w:r>
      <w:r>
        <w:t>No hyphens</w:t>
      </w:r>
    </w:p>
  </w:comment>
  <w:comment w:id="373" w:author="Mark Hornick" w:date="2025-07-04T14:09:00Z" w:initials="MH">
    <w:p w14:paraId="06899A5F" w14:textId="77777777" w:rsidR="002F7BCD" w:rsidRDefault="002F7BCD" w:rsidP="00390A08">
      <w:pPr>
        <w:pStyle w:val="CommentText"/>
      </w:pPr>
      <w:r>
        <w:rPr>
          <w:rStyle w:val="CommentReference"/>
        </w:rPr>
        <w:annotationRef/>
      </w:r>
      <w:r>
        <w:t xml:space="preserve">We’re not querying the RAG pipeline. We'll be issuing a prompt that takes advantage of Select AI's RAG capability.  </w:t>
      </w:r>
    </w:p>
  </w:comment>
  <w:comment w:id="420" w:author="Mark Hornick" w:date="2025-07-04T14:11:00Z" w:initials="MH">
    <w:p w14:paraId="25D3D050" w14:textId="77777777" w:rsidR="002F7BCD" w:rsidRDefault="002F7BCD" w:rsidP="005F629E">
      <w:pPr>
        <w:pStyle w:val="CommentText"/>
      </w:pPr>
      <w:r>
        <w:rPr>
          <w:rStyle w:val="CommentReference"/>
        </w:rPr>
        <w:annotationRef/>
      </w:r>
      <w:r>
        <w:t xml:space="preserve">It doesn't have to be 5, that's the max. The similarity threshold may affect chunks returned. </w:t>
      </w:r>
    </w:p>
  </w:comment>
  <w:comment w:id="596" w:author="Mark Hornick" w:date="2025-07-04T14:13:00Z" w:initials="MH">
    <w:p w14:paraId="01DC8925" w14:textId="77777777" w:rsidR="002F7BCD" w:rsidRDefault="002F7BCD" w:rsidP="004A12FB">
      <w:pPr>
        <w:pStyle w:val="CommentText"/>
      </w:pPr>
      <w:r>
        <w:rPr>
          <w:rStyle w:val="CommentReference"/>
        </w:rPr>
        <w:annotationRef/>
      </w:r>
      <w:r>
        <w:t xml:space="preserve">Emphasize this in the opening paragraph.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9CF801A" w15:done="0"/>
  <w15:commentEx w15:paraId="46619438" w15:paraIdParent="29CF801A" w15:done="0"/>
  <w15:commentEx w15:paraId="5645F244" w15:done="0"/>
  <w15:commentEx w15:paraId="0B7AE4EF" w15:done="0"/>
  <w15:commentEx w15:paraId="7790C124" w15:done="0"/>
  <w15:commentEx w15:paraId="279DBFBB" w15:paraIdParent="7790C124" w15:done="0"/>
  <w15:commentEx w15:paraId="72C8ECA4" w15:done="0"/>
  <w15:commentEx w15:paraId="7596955C" w15:done="0"/>
  <w15:commentEx w15:paraId="23FDEF37" w15:done="0"/>
  <w15:commentEx w15:paraId="4C4B4EE7" w15:done="0"/>
  <w15:commentEx w15:paraId="0BCD4206" w15:done="0"/>
  <w15:commentEx w15:paraId="03F5F920" w15:done="0"/>
  <w15:commentEx w15:paraId="018468B7" w15:done="0"/>
  <w15:commentEx w15:paraId="5EBE6C07" w15:done="0"/>
  <w15:commentEx w15:paraId="2FA993EC" w15:done="0"/>
  <w15:commentEx w15:paraId="3CC4F1C2" w15:done="0"/>
  <w15:commentEx w15:paraId="5DAEDCC5" w15:done="0"/>
  <w15:commentEx w15:paraId="5B3A804E" w15:done="0"/>
  <w15:commentEx w15:paraId="06899A5F" w15:done="0"/>
  <w15:commentEx w15:paraId="25D3D050" w15:done="0"/>
  <w15:commentEx w15:paraId="01DC89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C1259D8" w16cex:dateUtc="2025-07-04T17:47:00Z"/>
  <w16cex:commentExtensible w16cex:durableId="2C1259FC" w16cex:dateUtc="2025-07-04T17:47:00Z"/>
  <w16cex:commentExtensible w16cex:durableId="2C125A6E" w16cex:dateUtc="2025-07-04T17:49:00Z">
    <w16cex:extLst>
      <w16:ext w16:uri="{CE6994B0-6A32-4C9F-8C6B-6E91EDA988CE}">
        <cr:reactions xmlns:cr="http://schemas.microsoft.com/office/comments/2020/reactions">
          <cr:reaction reactionType="1">
            <cr:reactionInfo dateUtc="2025-07-08T03:33:32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AF6" w16cex:dateUtc="2025-07-04T17:51:00Z"/>
  <w16cex:commentExtensible w16cex:durableId="2C125B49" w16cex:dateUtc="2025-07-04T17:53:00Z">
    <w16cex:extLst>
      <w16:ext w16:uri="{CE6994B0-6A32-4C9F-8C6B-6E91EDA988CE}">
        <cr:reactions xmlns:cr="http://schemas.microsoft.com/office/comments/2020/reactions">
          <cr:reaction reactionType="1">
            <cr:reactionInfo dateUtc="2025-07-08T03:33:42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C40" w16cex:dateUtc="2025-07-04T17:57:00Z">
    <w16cex:extLst>
      <w16:ext w16:uri="{CE6994B0-6A32-4C9F-8C6B-6E91EDA988CE}">
        <cr:reactions xmlns:cr="http://schemas.microsoft.com/office/comments/2020/reactions">
          <cr:reaction reactionType="1">
            <cr:reactionInfo dateUtc="2025-07-11T13:37:13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B73" w16cex:dateUtc="2025-07-04T17:53:00Z"/>
  <w16cex:commentExtensible w16cex:durableId="2C12610C" w16cex:dateUtc="2025-07-04T18:17:00Z">
    <w16cex:extLst>
      <w16:ext w16:uri="{CE6994B0-6A32-4C9F-8C6B-6E91EDA988CE}">
        <cr:reactions xmlns:cr="http://schemas.microsoft.com/office/comments/2020/reactions">
          <cr:reaction reactionType="1">
            <cr:reactionInfo dateUtc="2025-07-09T20:00:44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D03" w16cex:dateUtc="2025-07-04T18:00:00Z">
    <w16cex:extLst>
      <w16:ext w16:uri="{CE6994B0-6A32-4C9F-8C6B-6E91EDA988CE}">
        <cr:reactions xmlns:cr="http://schemas.microsoft.com/office/comments/2020/reactions">
          <cr:reaction reactionType="1">
            <cr:reactionInfo dateUtc="2025-07-08T03:35:19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C7F" w16cex:dateUtc="2025-07-04T17:58:00Z"/>
  <w16cex:commentExtensible w16cex:durableId="2C125D60" w16cex:dateUtc="2025-07-04T18:02:00Z"/>
  <w16cex:commentExtensible w16cex:durableId="2C125D93" w16cex:dateUtc="2025-07-04T18:02:00Z">
    <w16cex:extLst>
      <w16:ext w16:uri="{CE6994B0-6A32-4C9F-8C6B-6E91EDA988CE}">
        <cr:reactions xmlns:cr="http://schemas.microsoft.com/office/comments/2020/reactions">
          <cr:reaction reactionType="1">
            <cr:reactionInfo dateUtc="2025-07-10T21:59:14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DB8" w16cex:dateUtc="2025-07-04T18:03:00Z"/>
  <w16cex:commentExtensible w16cex:durableId="2C125DEC" w16cex:dateUtc="2025-07-04T18:04:00Z">
    <w16cex:extLst>
      <w16:ext w16:uri="{CE6994B0-6A32-4C9F-8C6B-6E91EDA988CE}">
        <cr:reactions xmlns:cr="http://schemas.microsoft.com/office/comments/2020/reactions">
          <cr:reaction reactionType="1">
            <cr:reactionInfo dateUtc="2025-07-08T15:39:45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E3A" w16cex:dateUtc="2025-07-04T18:05:00Z"/>
  <w16cex:commentExtensible w16cex:durableId="2C125E85" w16cex:dateUtc="2025-07-04T18:07:00Z">
    <w16cex:extLst>
      <w16:ext w16:uri="{CE6994B0-6A32-4C9F-8C6B-6E91EDA988CE}">
        <cr:reactions xmlns:cr="http://schemas.microsoft.com/office/comments/2020/reactions">
          <cr:reaction reactionType="1">
            <cr:reactionInfo dateUtc="2025-07-08T15:44:39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EC7" w16cex:dateUtc="2025-07-04T18:08:00Z"/>
  <w16cex:commentExtensible w16cex:durableId="2C125EDD" w16cex:dateUtc="2025-07-04T18:08:00Z">
    <w16cex:extLst>
      <w16:ext w16:uri="{CE6994B0-6A32-4C9F-8C6B-6E91EDA988CE}">
        <cr:reactions xmlns:cr="http://schemas.microsoft.com/office/comments/2020/reactions">
          <cr:reaction reactionType="1">
            <cr:reactionInfo dateUtc="2025-07-08T16:09:41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F36" w16cex:dateUtc="2025-07-04T18:09:00Z">
    <w16cex:extLst>
      <w16:ext w16:uri="{CE6994B0-6A32-4C9F-8C6B-6E91EDA988CE}">
        <cr:reactions xmlns:cr="http://schemas.microsoft.com/office/comments/2020/reactions">
          <cr:reaction reactionType="1">
            <cr:reactionInfo dateUtc="2025-07-08T16:11:52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5FA8" w16cex:dateUtc="2025-07-04T18:11:00Z">
    <w16cex:extLst>
      <w16:ext w16:uri="{CE6994B0-6A32-4C9F-8C6B-6E91EDA988CE}">
        <cr:reactions xmlns:cr="http://schemas.microsoft.com/office/comments/2020/reactions">
          <cr:reaction reactionType="1">
            <cr:reactionInfo dateUtc="2025-07-08T16:17:50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  <w16cex:commentExtensible w16cex:durableId="2C12601C" w16cex:dateUtc="2025-07-04T18:13:00Z">
    <w16cex:extLst>
      <w16:ext w16:uri="{CE6994B0-6A32-4C9F-8C6B-6E91EDA988CE}">
        <cr:reactions xmlns:cr="http://schemas.microsoft.com/office/comments/2020/reactions">
          <cr:reaction reactionType="1">
            <cr:reactionInfo dateUtc="2025-07-08T16:35:52Z">
              <cr:user userId="S::joe.hahn@oracle.com::95f2b3b9-aadb-4990-ba3c-3ba3f3c615c0" userProvider="AD" userName="Joe Hahn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9CF801A" w16cid:durableId="2C1259D8"/>
  <w16cid:commentId w16cid:paraId="46619438" w16cid:durableId="2C1259FC"/>
  <w16cid:commentId w16cid:paraId="5645F244" w16cid:durableId="2C125A6E"/>
  <w16cid:commentId w16cid:paraId="0B7AE4EF" w16cid:durableId="2C125AF6"/>
  <w16cid:commentId w16cid:paraId="7790C124" w16cid:durableId="2C125B49"/>
  <w16cid:commentId w16cid:paraId="279DBFBB" w16cid:durableId="2C125C40"/>
  <w16cid:commentId w16cid:paraId="72C8ECA4" w16cid:durableId="2C125B73"/>
  <w16cid:commentId w16cid:paraId="7596955C" w16cid:durableId="2C12610C"/>
  <w16cid:commentId w16cid:paraId="23FDEF37" w16cid:durableId="2C125D03"/>
  <w16cid:commentId w16cid:paraId="4C4B4EE7" w16cid:durableId="2C125C7F"/>
  <w16cid:commentId w16cid:paraId="0BCD4206" w16cid:durableId="2C125D60"/>
  <w16cid:commentId w16cid:paraId="03F5F920" w16cid:durableId="2C125D93"/>
  <w16cid:commentId w16cid:paraId="018468B7" w16cid:durableId="2C125DB8"/>
  <w16cid:commentId w16cid:paraId="5EBE6C07" w16cid:durableId="2C125DEC"/>
  <w16cid:commentId w16cid:paraId="2FA993EC" w16cid:durableId="2C125E3A"/>
  <w16cid:commentId w16cid:paraId="3CC4F1C2" w16cid:durableId="2C125E85"/>
  <w16cid:commentId w16cid:paraId="5DAEDCC5" w16cid:durableId="2C125EC7"/>
  <w16cid:commentId w16cid:paraId="5B3A804E" w16cid:durableId="2C125EDD"/>
  <w16cid:commentId w16cid:paraId="06899A5F" w16cid:durableId="2C125F36"/>
  <w16cid:commentId w16cid:paraId="25D3D050" w16cid:durableId="2C125FA8"/>
  <w16cid:commentId w16cid:paraId="01DC8925" w16cid:durableId="2C1260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A8CC0" w14:textId="77777777" w:rsidR="00DE3ECE" w:rsidRDefault="00DE3ECE" w:rsidP="00AA3ED8">
      <w:r>
        <w:separator/>
      </w:r>
    </w:p>
  </w:endnote>
  <w:endnote w:type="continuationSeparator" w:id="0">
    <w:p w14:paraId="784F6915" w14:textId="77777777" w:rsidR="00DE3ECE" w:rsidRDefault="00DE3ECE" w:rsidP="00AA3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819AF" w14:textId="1F869244" w:rsidR="00AA3ED8" w:rsidRDefault="00AA3E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8A6105A" wp14:editId="59954AC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45440"/>
              <wp:effectExtent l="0" t="0" r="12065" b="0"/>
              <wp:wrapNone/>
              <wp:docPr id="1669822956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57AEF5" w14:textId="6DDFE483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A6105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onfidential - Oracle Restricted" style="position:absolute;margin-left:0;margin-top:0;width:146.05pt;height:27.2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" filled="f" stroked="f">
              <v:textbox style="mso-fit-shape-to-text:t" inset="20pt,0,0,15pt">
                <w:txbxContent>
                  <w:p w14:paraId="7B57AEF5" w14:textId="6DDFE483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D4EBF" w14:textId="167FD729" w:rsidR="00AA3ED8" w:rsidRDefault="00AA3E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16DF505" wp14:editId="5BDD4023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45440"/>
              <wp:effectExtent l="0" t="0" r="12065" b="0"/>
              <wp:wrapNone/>
              <wp:docPr id="1378866909" name="Text Box 6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5118EA" w14:textId="5D35BA5F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6DF50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Confidential - Oracle Restricted" style="position:absolute;margin-left:0;margin-top:0;width:146.05pt;height:27.2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" filled="f" stroked="f">
              <v:textbox style="mso-fit-shape-to-text:t" inset="20pt,0,0,15pt">
                <w:txbxContent>
                  <w:p w14:paraId="575118EA" w14:textId="5D35BA5F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BF8D6" w14:textId="30066D65" w:rsidR="00AA3ED8" w:rsidRDefault="00AA3E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19F7A43" wp14:editId="28C470F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45440"/>
              <wp:effectExtent l="0" t="0" r="12065" b="0"/>
              <wp:wrapNone/>
              <wp:docPr id="295679572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B368E9" w14:textId="72CCACA0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9F7A4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Confidential - Oracle Restricted" style="position:absolute;margin-left:0;margin-top:0;width:146.05pt;height:27.2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" filled="f" stroked="f">
              <v:textbox style="mso-fit-shape-to-text:t" inset="20pt,0,0,15pt">
                <w:txbxContent>
                  <w:p w14:paraId="79B368E9" w14:textId="72CCACA0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869CC" w14:textId="77777777" w:rsidR="00DE3ECE" w:rsidRDefault="00DE3ECE" w:rsidP="00AA3ED8">
      <w:r>
        <w:separator/>
      </w:r>
    </w:p>
  </w:footnote>
  <w:footnote w:type="continuationSeparator" w:id="0">
    <w:p w14:paraId="289E87C2" w14:textId="77777777" w:rsidR="00DE3ECE" w:rsidRDefault="00DE3ECE" w:rsidP="00AA3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7C7A2" w14:textId="4328A6A3" w:rsidR="00AA3ED8" w:rsidRDefault="00AA3ED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98D9967" wp14:editId="1370323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45440"/>
              <wp:effectExtent l="0" t="0" r="12065" b="10160"/>
              <wp:wrapNone/>
              <wp:docPr id="627996633" name="Text Box 2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3840A2" w14:textId="5D146C87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8D996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Oracle Restricted" style="position:absolute;margin-left:0;margin-top:0;width:146.05pt;height:27.2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" filled="f" stroked="f">
              <v:textbox style="mso-fit-shape-to-text:t" inset="20pt,15pt,0,0">
                <w:txbxContent>
                  <w:p w14:paraId="643840A2" w14:textId="5D146C87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EFF6B7" w14:textId="75FC6C97" w:rsidR="00AA3ED8" w:rsidRDefault="00AA3ED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FDEE692" wp14:editId="4F9F409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45440"/>
              <wp:effectExtent l="0" t="0" r="12065" b="10160"/>
              <wp:wrapNone/>
              <wp:docPr id="18825352" name="Text Box 3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76EE84" w14:textId="69A912B2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DEE69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- Oracle Restricted" style="position:absolute;margin-left:0;margin-top:0;width:146.05pt;height:27.2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" filled="f" stroked="f">
              <v:textbox style="mso-fit-shape-to-text:t" inset="20pt,15pt,0,0">
                <w:txbxContent>
                  <w:p w14:paraId="2C76EE84" w14:textId="69A912B2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35F35" w14:textId="15841FF1" w:rsidR="00AA3ED8" w:rsidRDefault="00AA3ED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8CA29AF" wp14:editId="3222A48B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45440"/>
              <wp:effectExtent l="0" t="0" r="12065" b="10160"/>
              <wp:wrapNone/>
              <wp:docPr id="1224908870" name="Text Box 1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B0A255" w14:textId="43509B21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A29A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Confidential - Oracle Restricted" style="position:absolute;margin-left:0;margin-top:0;width:146.05pt;height:27.2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" filled="f" stroked="f">
              <v:textbox style="mso-fit-shape-to-text:t" inset="20pt,15pt,0,0">
                <w:txbxContent>
                  <w:p w14:paraId="70B0A255" w14:textId="43509B21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236C"/>
    <w:multiLevelType w:val="hybridMultilevel"/>
    <w:tmpl w:val="5980F7A4"/>
    <w:lvl w:ilvl="0" w:tplc="32A8D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A3AF8"/>
    <w:multiLevelType w:val="hybridMultilevel"/>
    <w:tmpl w:val="FC00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F00DB"/>
    <w:multiLevelType w:val="hybridMultilevel"/>
    <w:tmpl w:val="EB58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C3EEA"/>
    <w:multiLevelType w:val="hybridMultilevel"/>
    <w:tmpl w:val="46D4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C2377"/>
    <w:multiLevelType w:val="hybridMultilevel"/>
    <w:tmpl w:val="8D28B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696051">
    <w:abstractNumId w:val="1"/>
  </w:num>
  <w:num w:numId="2" w16cid:durableId="1063024138">
    <w:abstractNumId w:val="3"/>
  </w:num>
  <w:num w:numId="3" w16cid:durableId="1561791115">
    <w:abstractNumId w:val="0"/>
  </w:num>
  <w:num w:numId="4" w16cid:durableId="1145394243">
    <w:abstractNumId w:val="4"/>
  </w:num>
  <w:num w:numId="5" w16cid:durableId="154818363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k Hornick">
    <w15:presenceInfo w15:providerId="AD" w15:userId="S::mark.hornick@oracle.com::21411131-1677-41d5-bf91-5d4fadfa27f5"/>
  </w15:person>
  <w15:person w15:author="Joe Hahn">
    <w15:presenceInfo w15:providerId="AD" w15:userId="S::joe.hahn@oracle.com::95f2b3b9-aadb-4990-ba3c-3ba3f3c615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D8"/>
    <w:rsid w:val="000075BD"/>
    <w:rsid w:val="00015DCD"/>
    <w:rsid w:val="00025657"/>
    <w:rsid w:val="00025B20"/>
    <w:rsid w:val="00051020"/>
    <w:rsid w:val="000542F3"/>
    <w:rsid w:val="0005508D"/>
    <w:rsid w:val="000572CF"/>
    <w:rsid w:val="00063927"/>
    <w:rsid w:val="000832CC"/>
    <w:rsid w:val="000A4BCE"/>
    <w:rsid w:val="000B6BAB"/>
    <w:rsid w:val="000C1E54"/>
    <w:rsid w:val="000C2650"/>
    <w:rsid w:val="000C44F7"/>
    <w:rsid w:val="000C7CBD"/>
    <w:rsid w:val="00110161"/>
    <w:rsid w:val="0011629F"/>
    <w:rsid w:val="00120805"/>
    <w:rsid w:val="00125B40"/>
    <w:rsid w:val="00133FDD"/>
    <w:rsid w:val="0015328F"/>
    <w:rsid w:val="00153BBF"/>
    <w:rsid w:val="001715EA"/>
    <w:rsid w:val="001B6536"/>
    <w:rsid w:val="001F0A29"/>
    <w:rsid w:val="00214FCC"/>
    <w:rsid w:val="00226069"/>
    <w:rsid w:val="0022792D"/>
    <w:rsid w:val="002443A3"/>
    <w:rsid w:val="002477D9"/>
    <w:rsid w:val="00264051"/>
    <w:rsid w:val="002656E2"/>
    <w:rsid w:val="00267FBC"/>
    <w:rsid w:val="002717C3"/>
    <w:rsid w:val="00286B1A"/>
    <w:rsid w:val="00292317"/>
    <w:rsid w:val="002A362B"/>
    <w:rsid w:val="002A4960"/>
    <w:rsid w:val="002A6EC4"/>
    <w:rsid w:val="002E4C6F"/>
    <w:rsid w:val="002E4D12"/>
    <w:rsid w:val="002E5F7C"/>
    <w:rsid w:val="002F2D64"/>
    <w:rsid w:val="002F5F99"/>
    <w:rsid w:val="002F7BCD"/>
    <w:rsid w:val="00305547"/>
    <w:rsid w:val="00305E2D"/>
    <w:rsid w:val="003152BD"/>
    <w:rsid w:val="00336039"/>
    <w:rsid w:val="003412D2"/>
    <w:rsid w:val="00341C68"/>
    <w:rsid w:val="003712D4"/>
    <w:rsid w:val="003869B2"/>
    <w:rsid w:val="00394007"/>
    <w:rsid w:val="003967D6"/>
    <w:rsid w:val="003A5593"/>
    <w:rsid w:val="003A700C"/>
    <w:rsid w:val="003B1405"/>
    <w:rsid w:val="003C2657"/>
    <w:rsid w:val="003D24EF"/>
    <w:rsid w:val="003E5C9A"/>
    <w:rsid w:val="00420231"/>
    <w:rsid w:val="004378C8"/>
    <w:rsid w:val="004408D9"/>
    <w:rsid w:val="0044316E"/>
    <w:rsid w:val="00464079"/>
    <w:rsid w:val="00465826"/>
    <w:rsid w:val="00472EF9"/>
    <w:rsid w:val="00474669"/>
    <w:rsid w:val="00475070"/>
    <w:rsid w:val="00476ED0"/>
    <w:rsid w:val="00476F72"/>
    <w:rsid w:val="00491C1B"/>
    <w:rsid w:val="004A1166"/>
    <w:rsid w:val="004A4B7E"/>
    <w:rsid w:val="004A66A3"/>
    <w:rsid w:val="004C40C8"/>
    <w:rsid w:val="004E0E63"/>
    <w:rsid w:val="004E4808"/>
    <w:rsid w:val="004F40B2"/>
    <w:rsid w:val="0051093F"/>
    <w:rsid w:val="00515F66"/>
    <w:rsid w:val="005255E7"/>
    <w:rsid w:val="00534689"/>
    <w:rsid w:val="00542BB7"/>
    <w:rsid w:val="00552C9A"/>
    <w:rsid w:val="00555ADB"/>
    <w:rsid w:val="005621D7"/>
    <w:rsid w:val="0058270B"/>
    <w:rsid w:val="005E13F3"/>
    <w:rsid w:val="00614CA5"/>
    <w:rsid w:val="00622933"/>
    <w:rsid w:val="00623268"/>
    <w:rsid w:val="0063348D"/>
    <w:rsid w:val="006337B7"/>
    <w:rsid w:val="00633A82"/>
    <w:rsid w:val="00634B3F"/>
    <w:rsid w:val="00652FCC"/>
    <w:rsid w:val="00660694"/>
    <w:rsid w:val="00687E04"/>
    <w:rsid w:val="00693EA4"/>
    <w:rsid w:val="006A1C82"/>
    <w:rsid w:val="006A6BDE"/>
    <w:rsid w:val="006A7165"/>
    <w:rsid w:val="006B1656"/>
    <w:rsid w:val="006B6D6D"/>
    <w:rsid w:val="006C6A49"/>
    <w:rsid w:val="006E20E6"/>
    <w:rsid w:val="006F4178"/>
    <w:rsid w:val="006F606C"/>
    <w:rsid w:val="007079E4"/>
    <w:rsid w:val="00720C30"/>
    <w:rsid w:val="00730D86"/>
    <w:rsid w:val="007354EB"/>
    <w:rsid w:val="00750CBB"/>
    <w:rsid w:val="00751CBB"/>
    <w:rsid w:val="00753E51"/>
    <w:rsid w:val="00754A41"/>
    <w:rsid w:val="007574A5"/>
    <w:rsid w:val="00757C44"/>
    <w:rsid w:val="007616B2"/>
    <w:rsid w:val="0077702A"/>
    <w:rsid w:val="007905ED"/>
    <w:rsid w:val="007B08C3"/>
    <w:rsid w:val="007B1017"/>
    <w:rsid w:val="007B2C16"/>
    <w:rsid w:val="007D0399"/>
    <w:rsid w:val="007E6D81"/>
    <w:rsid w:val="00816AD3"/>
    <w:rsid w:val="00820F4F"/>
    <w:rsid w:val="008213B5"/>
    <w:rsid w:val="0084723D"/>
    <w:rsid w:val="00862F5B"/>
    <w:rsid w:val="00884D4D"/>
    <w:rsid w:val="00894837"/>
    <w:rsid w:val="008B6E33"/>
    <w:rsid w:val="008C4504"/>
    <w:rsid w:val="008C7616"/>
    <w:rsid w:val="008E4398"/>
    <w:rsid w:val="008E47DE"/>
    <w:rsid w:val="008E6558"/>
    <w:rsid w:val="008E7B27"/>
    <w:rsid w:val="008F3083"/>
    <w:rsid w:val="008F7B85"/>
    <w:rsid w:val="00920234"/>
    <w:rsid w:val="00926B8B"/>
    <w:rsid w:val="00937102"/>
    <w:rsid w:val="00940261"/>
    <w:rsid w:val="0095116F"/>
    <w:rsid w:val="00960EFA"/>
    <w:rsid w:val="00974636"/>
    <w:rsid w:val="00994502"/>
    <w:rsid w:val="00997AC7"/>
    <w:rsid w:val="009A7E1C"/>
    <w:rsid w:val="009B454C"/>
    <w:rsid w:val="009C080C"/>
    <w:rsid w:val="009D1A23"/>
    <w:rsid w:val="009D36BC"/>
    <w:rsid w:val="009D40AB"/>
    <w:rsid w:val="009E5FB6"/>
    <w:rsid w:val="009F1FAE"/>
    <w:rsid w:val="009F779A"/>
    <w:rsid w:val="00A0195F"/>
    <w:rsid w:val="00A31645"/>
    <w:rsid w:val="00A71729"/>
    <w:rsid w:val="00A803E7"/>
    <w:rsid w:val="00A84F77"/>
    <w:rsid w:val="00A86DD2"/>
    <w:rsid w:val="00A86FCA"/>
    <w:rsid w:val="00A93F61"/>
    <w:rsid w:val="00A9656E"/>
    <w:rsid w:val="00AA0861"/>
    <w:rsid w:val="00AA3ED8"/>
    <w:rsid w:val="00AA6225"/>
    <w:rsid w:val="00AE1211"/>
    <w:rsid w:val="00AE28EF"/>
    <w:rsid w:val="00AE5A7B"/>
    <w:rsid w:val="00AF3DEB"/>
    <w:rsid w:val="00B14C29"/>
    <w:rsid w:val="00B334DB"/>
    <w:rsid w:val="00B47724"/>
    <w:rsid w:val="00B63952"/>
    <w:rsid w:val="00B640CD"/>
    <w:rsid w:val="00B75B68"/>
    <w:rsid w:val="00B8708F"/>
    <w:rsid w:val="00B94F60"/>
    <w:rsid w:val="00B9528A"/>
    <w:rsid w:val="00BA2A49"/>
    <w:rsid w:val="00BA6AC5"/>
    <w:rsid w:val="00BB1A89"/>
    <w:rsid w:val="00BC656E"/>
    <w:rsid w:val="00BD2A88"/>
    <w:rsid w:val="00BD5551"/>
    <w:rsid w:val="00BD7AF2"/>
    <w:rsid w:val="00BE3E1C"/>
    <w:rsid w:val="00BE6B56"/>
    <w:rsid w:val="00BE7C82"/>
    <w:rsid w:val="00BF649F"/>
    <w:rsid w:val="00C30F45"/>
    <w:rsid w:val="00C3748D"/>
    <w:rsid w:val="00C4539C"/>
    <w:rsid w:val="00C6290B"/>
    <w:rsid w:val="00C7037C"/>
    <w:rsid w:val="00C70FF9"/>
    <w:rsid w:val="00C83266"/>
    <w:rsid w:val="00C856F2"/>
    <w:rsid w:val="00CA3EB2"/>
    <w:rsid w:val="00CC0165"/>
    <w:rsid w:val="00CE2F85"/>
    <w:rsid w:val="00CE754D"/>
    <w:rsid w:val="00D0465D"/>
    <w:rsid w:val="00D71B34"/>
    <w:rsid w:val="00D77459"/>
    <w:rsid w:val="00D83109"/>
    <w:rsid w:val="00DA191E"/>
    <w:rsid w:val="00DB28AE"/>
    <w:rsid w:val="00DB43F4"/>
    <w:rsid w:val="00DB59FA"/>
    <w:rsid w:val="00DB5A25"/>
    <w:rsid w:val="00DC0744"/>
    <w:rsid w:val="00DC1D0C"/>
    <w:rsid w:val="00DC25CB"/>
    <w:rsid w:val="00DC467A"/>
    <w:rsid w:val="00DE3ECE"/>
    <w:rsid w:val="00DF12A6"/>
    <w:rsid w:val="00E070A4"/>
    <w:rsid w:val="00E26294"/>
    <w:rsid w:val="00E27022"/>
    <w:rsid w:val="00E41186"/>
    <w:rsid w:val="00E63936"/>
    <w:rsid w:val="00E7127D"/>
    <w:rsid w:val="00E75B44"/>
    <w:rsid w:val="00E80AAB"/>
    <w:rsid w:val="00EA745D"/>
    <w:rsid w:val="00EB0D68"/>
    <w:rsid w:val="00EB7563"/>
    <w:rsid w:val="00EC1AEF"/>
    <w:rsid w:val="00EC3AB5"/>
    <w:rsid w:val="00EC7EFF"/>
    <w:rsid w:val="00ED289A"/>
    <w:rsid w:val="00EE676B"/>
    <w:rsid w:val="00F051B9"/>
    <w:rsid w:val="00F10A5C"/>
    <w:rsid w:val="00F16347"/>
    <w:rsid w:val="00F5509D"/>
    <w:rsid w:val="00F81CB1"/>
    <w:rsid w:val="00F9704F"/>
    <w:rsid w:val="00FB09F2"/>
    <w:rsid w:val="00FC3483"/>
    <w:rsid w:val="00FE3CFD"/>
    <w:rsid w:val="00FE5D04"/>
    <w:rsid w:val="00FE645B"/>
    <w:rsid w:val="00FF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2DCE0"/>
  <w15:chartTrackingRefBased/>
  <w15:docId w15:val="{FDE8BC53-F7E4-6E4E-87AD-EDC7D8FE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C16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3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E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E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ED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ED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ED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ED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E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E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E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E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E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E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A3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ED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A3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ED8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A3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ED8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A3E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E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E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E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3ED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AA3ED8"/>
  </w:style>
  <w:style w:type="paragraph" w:styleId="Footer">
    <w:name w:val="footer"/>
    <w:basedOn w:val="Normal"/>
    <w:link w:val="FooterChar"/>
    <w:uiPriority w:val="99"/>
    <w:unhideWhenUsed/>
    <w:rsid w:val="00AA3ED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AA3ED8"/>
  </w:style>
  <w:style w:type="paragraph" w:styleId="Caption">
    <w:name w:val="caption"/>
    <w:basedOn w:val="Normal"/>
    <w:next w:val="Normal"/>
    <w:uiPriority w:val="35"/>
    <w:unhideWhenUsed/>
    <w:qFormat/>
    <w:rsid w:val="007E6D81"/>
    <w:pPr>
      <w:spacing w:after="200"/>
    </w:pPr>
    <w:rPr>
      <w:rFonts w:asciiTheme="minorHAnsi" w:eastAsiaTheme="minorHAnsi" w:hAnsiTheme="minorHAnsi" w:cstheme="minorBidi"/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C7E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C3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A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7616"/>
    <w:rPr>
      <w:color w:val="96607D" w:themeColor="followedHyperlink"/>
      <w:u w:val="single"/>
    </w:rPr>
  </w:style>
  <w:style w:type="paragraph" w:styleId="Revision">
    <w:name w:val="Revision"/>
    <w:hidden/>
    <w:uiPriority w:val="99"/>
    <w:semiHidden/>
    <w:rsid w:val="00BE6B56"/>
    <w:rPr>
      <w:rFonts w:ascii="Times New Roman" w:eastAsia="Times New Roman" w:hAnsi="Times New Roman" w:cs="Times New Roman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B16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16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1656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16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1656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inecone.io/learn/vector-embeddings/" TargetMode="External"/><Relationship Id="rId18" Type="http://schemas.openxmlformats.org/officeDocument/2006/relationships/hyperlink" Target="https://www.gutenberg.org/" TargetMode="External"/><Relationship Id="rId26" Type="http://schemas.openxmlformats.org/officeDocument/2006/relationships/hyperlink" Target="https://docs.oracle.com/en/database/oracle/oracle-database/23/nfcoa/ai_vector_search.html" TargetMode="External"/><Relationship Id="rId39" Type="http://schemas.openxmlformats.org/officeDocument/2006/relationships/hyperlink" Target="https://en.wikipedia.org/wiki/Large_language_model" TargetMode="External"/><Relationship Id="rId21" Type="http://schemas.openxmlformats.org/officeDocument/2006/relationships/hyperlink" Target="https://github.com/oracle-nace-dsai/rag-23ai-demo-archive/tree/main" TargetMode="External"/><Relationship Id="rId34" Type="http://schemas.openxmlformats.org/officeDocument/2006/relationships/hyperlink" Target="https://github.com/oracle-nace-dsai/rag-23ai-demo-archive" TargetMode="External"/><Relationship Id="rId42" Type="http://schemas.openxmlformats.org/officeDocument/2006/relationships/hyperlink" Target="https://docs.oracle.com/en/database/oracle/machine-learning/oml-notebooks/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hyperlink" Target="https://en.wikipedia.org/wiki/Retrieval-augmented_gener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5.png"/><Relationship Id="rId11" Type="http://schemas.microsoft.com/office/2018/08/relationships/commentsExtensible" Target="commentsExtensible.xml"/><Relationship Id="rId24" Type="http://schemas.openxmlformats.org/officeDocument/2006/relationships/hyperlink" Target="https://docs.oracle.com/en-us/iaas/autonomous-database-serverless/doc/dbms-cloud-ai-package.html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oracle.com/cloud/storage/object-storage/" TargetMode="External"/><Relationship Id="rId40" Type="http://schemas.openxmlformats.org/officeDocument/2006/relationships/hyperlink" Target="https://en.wikipedia.org/wiki/Graphics_processing_unit" TargetMode="External"/><Relationship Id="rId45" Type="http://schemas.openxmlformats.org/officeDocument/2006/relationships/hyperlink" Target="https://docs.oracle.com/en/database/oracle/oracle-database/23/nfcoa/ai_vector_search.html" TargetMode="External"/><Relationship Id="rId53" Type="http://schemas.microsoft.com/office/2011/relationships/people" Target="people.xml"/><Relationship Id="rId5" Type="http://schemas.openxmlformats.org/officeDocument/2006/relationships/footnotes" Target="footnotes.xml"/><Relationship Id="rId10" Type="http://schemas.microsoft.com/office/2016/09/relationships/commentsIds" Target="commentsIds.xm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4" Type="http://schemas.openxmlformats.org/officeDocument/2006/relationships/hyperlink" Target="https://docs.oracle.com/en-us/iaas/autonomous-database-serverless/doc/dbms-cloud-ai-package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github.com/oracle-nace-dsai/rag-23ai-demo-archive/tree/main/data" TargetMode="External"/><Relationship Id="rId22" Type="http://schemas.openxmlformats.org/officeDocument/2006/relationships/hyperlink" Target="https://docs.oracle.com/en-us/iaas/Content/API/Concepts/cloudshellintro.htm" TargetMode="External"/><Relationship Id="rId27" Type="http://schemas.openxmlformats.org/officeDocument/2006/relationships/hyperlink" Target="https://docs.oracle.com/en-us/iaas/Content/generative-ai/overview.htm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en.wikipedia.org/wiki/Retrieval-augmented_generation" TargetMode="External"/><Relationship Id="rId43" Type="http://schemas.openxmlformats.org/officeDocument/2006/relationships/hyperlink" Target="https://docs.oracle.com/en-us/iaas/Content/API/Concepts/cloudshellintro.htm" TargetMode="External"/><Relationship Id="rId48" Type="http://schemas.openxmlformats.org/officeDocument/2006/relationships/footer" Target="footer1.xml"/><Relationship Id="rId8" Type="http://schemas.openxmlformats.org/officeDocument/2006/relationships/comments" Target="comments.xm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hyperlink" Target="https://www.oracle.com/cloud/storage/object-storage/" TargetMode="External"/><Relationship Id="rId17" Type="http://schemas.openxmlformats.org/officeDocument/2006/relationships/hyperlink" Target="https://en.wikipedia.org/wiki/Graphics_processing_uni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github.com/oracle-nace-dsai/rag-23ai-demo-archive/blob/main/video/select_ai_rag_27min.mp4" TargetMode="External"/><Relationship Id="rId38" Type="http://schemas.openxmlformats.org/officeDocument/2006/relationships/hyperlink" Target="https://www.pinecone.io/learn/vector-embeddings/" TargetMode="External"/><Relationship Id="rId46" Type="http://schemas.openxmlformats.org/officeDocument/2006/relationships/header" Target="header1.xml"/><Relationship Id="rId20" Type="http://schemas.openxmlformats.org/officeDocument/2006/relationships/hyperlink" Target="https://docs.oracle.com/en/database/oracle/machine-learning/oml-notebooks/" TargetMode="External"/><Relationship Id="rId41" Type="http://schemas.openxmlformats.org/officeDocument/2006/relationships/hyperlink" Target="https://www.gutenberg.org/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oracle.com/application-development/apex/" TargetMode="External"/><Relationship Id="rId23" Type="http://schemas.openxmlformats.org/officeDocument/2006/relationships/hyperlink" Target="https://github.com/oracle-nace-dsai/rag-23ai-demo-archive/blob/main/RAG_books.dsnb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www.oracle.com/application-development/apex/" TargetMode="External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13</Pages>
  <Words>3254</Words>
  <Characters>18548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Hahn</dc:creator>
  <cp:keywords/>
  <dc:description/>
  <cp:lastModifiedBy>Joe Hahn</cp:lastModifiedBy>
  <cp:revision>39</cp:revision>
  <dcterms:created xsi:type="dcterms:W3CDTF">2025-07-07T19:55:00Z</dcterms:created>
  <dcterms:modified xsi:type="dcterms:W3CDTF">2025-07-11T14:25:00Z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4902a046,256e77d9,11f4088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119fb654,638779ec,522fd6dd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2025-02-09T01:57:33Z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71f9e6d9-694c-4b75-890d-36994704b121</vt:lpwstr>
  </property>
  <property fmtid="{D5CDD505-2E9C-101B-9397-08002B2CF9AE}" pid="14" name="MSIP_Label_56665055-977f-4acd-9884-1bec8e5ad200_ContentBits">
    <vt:lpwstr>3</vt:lpwstr>
  </property>
  <property fmtid="{D5CDD505-2E9C-101B-9397-08002B2CF9AE}" pid="15" name="MSIP_Label_56665055-977f-4acd-9884-1bec8e5ad200_Tag">
    <vt:lpwstr>50, 3, 0, 1</vt:lpwstr>
  </property>
</Properties>
</file>